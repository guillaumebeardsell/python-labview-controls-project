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672731C" w:rsidR="00557457" w:rsidRDefault="00AB6C0C">
      <w:pPr>
        <w:widowControl w:val="0"/>
        <w:pBdr>
          <w:top w:val="nil"/>
          <w:left w:val="nil"/>
          <w:bottom w:val="nil"/>
          <w:right w:val="nil"/>
          <w:between w:val="nil"/>
        </w:pBdr>
        <w:spacing w:after="0" w:line="276" w:lineRule="auto"/>
        <w:rPr>
          <w:rFonts w:ascii="Arial" w:eastAsia="Arial" w:hAnsi="Arial" w:cs="Arial"/>
          <w:color w:val="000000"/>
          <w:lang w:val="en-US"/>
        </w:rPr>
      </w:pPr>
      <w:r>
        <w:rPr>
          <w:rFonts w:ascii="Arial" w:eastAsia="Arial" w:hAnsi="Arial" w:cs="Arial"/>
          <w:color w:val="000000"/>
          <w:lang w:val="en-US"/>
        </w:rPr>
        <w:t>Nomenclature:</w:t>
      </w:r>
    </w:p>
    <w:p w14:paraId="5E2F8C4B" w14:textId="3E615C7D" w:rsidR="00AB6C0C" w:rsidRDefault="00AB6C0C">
      <w:pPr>
        <w:widowControl w:val="0"/>
        <w:pBdr>
          <w:top w:val="nil"/>
          <w:left w:val="nil"/>
          <w:bottom w:val="nil"/>
          <w:right w:val="nil"/>
          <w:between w:val="nil"/>
        </w:pBdr>
        <w:spacing w:after="0" w:line="276" w:lineRule="auto"/>
        <w:rPr>
          <w:rFonts w:ascii="Arial" w:eastAsia="Arial" w:hAnsi="Arial" w:cs="Arial"/>
          <w:color w:val="000000"/>
          <w:lang w:val="en-US"/>
        </w:rPr>
      </w:pPr>
      <w:r>
        <w:rPr>
          <w:rFonts w:ascii="Arial" w:eastAsia="Arial" w:hAnsi="Arial" w:cs="Arial"/>
          <w:color w:val="000000"/>
          <w:lang w:val="en-US"/>
        </w:rPr>
        <w:t>CAS: Crank Angle Synchronous</w:t>
      </w:r>
    </w:p>
    <w:p w14:paraId="271BAE21" w14:textId="503FA250" w:rsidR="00AB6C0C" w:rsidRDefault="00AB6C0C">
      <w:pPr>
        <w:widowControl w:val="0"/>
        <w:pBdr>
          <w:top w:val="nil"/>
          <w:left w:val="nil"/>
          <w:bottom w:val="nil"/>
          <w:right w:val="nil"/>
          <w:between w:val="nil"/>
        </w:pBdr>
        <w:spacing w:after="0" w:line="276" w:lineRule="auto"/>
        <w:rPr>
          <w:rFonts w:ascii="Arial" w:eastAsia="Arial" w:hAnsi="Arial" w:cs="Arial"/>
          <w:color w:val="000000"/>
          <w:lang w:val="en-US"/>
        </w:rPr>
      </w:pPr>
      <w:r>
        <w:rPr>
          <w:rFonts w:ascii="Arial" w:eastAsia="Arial" w:hAnsi="Arial" w:cs="Arial"/>
          <w:color w:val="000000"/>
          <w:lang w:val="en-US"/>
        </w:rPr>
        <w:t>AI: Analog Input</w:t>
      </w:r>
    </w:p>
    <w:p w14:paraId="7E41574F" w14:textId="440487EF" w:rsidR="00AB6C0C" w:rsidRDefault="00AB6C0C">
      <w:pPr>
        <w:widowControl w:val="0"/>
        <w:pBdr>
          <w:top w:val="nil"/>
          <w:left w:val="nil"/>
          <w:bottom w:val="nil"/>
          <w:right w:val="nil"/>
          <w:between w:val="nil"/>
        </w:pBdr>
        <w:spacing w:after="0" w:line="276" w:lineRule="auto"/>
        <w:rPr>
          <w:rFonts w:ascii="Arial" w:eastAsia="Arial" w:hAnsi="Arial" w:cs="Arial"/>
          <w:color w:val="000000"/>
          <w:lang w:val="en-US"/>
        </w:rPr>
      </w:pPr>
      <w:r>
        <w:rPr>
          <w:rFonts w:ascii="Arial" w:eastAsia="Arial" w:hAnsi="Arial" w:cs="Arial"/>
          <w:color w:val="000000"/>
          <w:lang w:val="en-US"/>
        </w:rPr>
        <w:t>DI: Digital Input</w:t>
      </w:r>
    </w:p>
    <w:p w14:paraId="2C745600" w14:textId="48A94590" w:rsidR="00AB6C0C" w:rsidRDefault="00F974CD">
      <w:pPr>
        <w:widowControl w:val="0"/>
        <w:pBdr>
          <w:top w:val="nil"/>
          <w:left w:val="nil"/>
          <w:bottom w:val="nil"/>
          <w:right w:val="nil"/>
          <w:between w:val="nil"/>
        </w:pBdr>
        <w:spacing w:after="0" w:line="276" w:lineRule="auto"/>
        <w:rPr>
          <w:rFonts w:ascii="Arial" w:eastAsia="Arial" w:hAnsi="Arial" w:cs="Arial"/>
          <w:color w:val="000000"/>
          <w:lang w:val="en-US"/>
        </w:rPr>
      </w:pPr>
      <w:r>
        <w:rPr>
          <w:rFonts w:ascii="Arial" w:eastAsia="Arial" w:hAnsi="Arial" w:cs="Arial"/>
          <w:color w:val="000000"/>
          <w:lang w:val="en-US"/>
        </w:rPr>
        <w:t>CAD: Crank Angle Degree</w:t>
      </w:r>
    </w:p>
    <w:p w14:paraId="10FAA147" w14:textId="77777777" w:rsidR="00F974CD" w:rsidRPr="00811BD8" w:rsidRDefault="00F974CD">
      <w:pPr>
        <w:widowControl w:val="0"/>
        <w:pBdr>
          <w:top w:val="nil"/>
          <w:left w:val="nil"/>
          <w:bottom w:val="nil"/>
          <w:right w:val="nil"/>
          <w:between w:val="nil"/>
        </w:pBdr>
        <w:spacing w:after="0" w:line="276" w:lineRule="auto"/>
        <w:rPr>
          <w:rFonts w:ascii="Arial" w:eastAsia="Arial" w:hAnsi="Arial" w:cs="Arial"/>
          <w:color w:val="000000"/>
          <w:lang w:val="en-US"/>
        </w:rPr>
      </w:pPr>
    </w:p>
    <w:tbl>
      <w:tblPr>
        <w:tblStyle w:val="a"/>
        <w:tblW w:w="8883" w:type="dxa"/>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8"/>
        <w:gridCol w:w="4345"/>
      </w:tblGrid>
      <w:tr w:rsidR="00557457" w:rsidRPr="00811BD8" w14:paraId="746BC8E2" w14:textId="77777777">
        <w:trPr>
          <w:trHeight w:val="1245"/>
        </w:trPr>
        <w:tc>
          <w:tcPr>
            <w:tcW w:w="8883" w:type="dxa"/>
            <w:gridSpan w:val="2"/>
            <w:tcBorders>
              <w:bottom w:val="single" w:sz="4" w:space="0" w:color="000000"/>
            </w:tcBorders>
          </w:tcPr>
          <w:p w14:paraId="00000002" w14:textId="77777777" w:rsidR="00557457" w:rsidRPr="00811BD8" w:rsidRDefault="00557457">
            <w:pPr>
              <w:spacing w:after="0"/>
              <w:jc w:val="center"/>
              <w:rPr>
                <w:b/>
                <w:color w:val="70AD47"/>
                <w:sz w:val="32"/>
                <w:szCs w:val="32"/>
                <w:lang w:val="en-US"/>
              </w:rPr>
            </w:pPr>
          </w:p>
          <w:p w14:paraId="00000003" w14:textId="77777777" w:rsidR="00557457" w:rsidRPr="00811BD8" w:rsidRDefault="00000000">
            <w:pPr>
              <w:spacing w:after="0"/>
              <w:jc w:val="center"/>
              <w:rPr>
                <w:b/>
                <w:color w:val="70AD47"/>
                <w:sz w:val="32"/>
                <w:szCs w:val="32"/>
                <w:lang w:val="en-US"/>
              </w:rPr>
            </w:pPr>
            <w:r w:rsidRPr="00811BD8">
              <w:rPr>
                <w:b/>
                <w:color w:val="70AD47"/>
                <w:sz w:val="52"/>
                <w:szCs w:val="52"/>
                <w:lang w:val="en-US"/>
              </w:rPr>
              <w:t>SCADA</w:t>
            </w:r>
            <w:r w:rsidRPr="00811BD8">
              <w:rPr>
                <w:b/>
                <w:color w:val="70AD47"/>
                <w:sz w:val="32"/>
                <w:szCs w:val="32"/>
                <w:lang w:val="en-US"/>
              </w:rPr>
              <w:t xml:space="preserve"> project</w:t>
            </w:r>
          </w:p>
          <w:p w14:paraId="00000006" w14:textId="5446522E" w:rsidR="00557457" w:rsidRPr="00811BD8" w:rsidRDefault="00000000" w:rsidP="00AB6C0C">
            <w:pPr>
              <w:spacing w:after="0"/>
              <w:jc w:val="center"/>
              <w:rPr>
                <w:lang w:val="en-US"/>
              </w:rPr>
            </w:pPr>
            <w:r w:rsidRPr="00811BD8">
              <w:rPr>
                <w:b/>
                <w:color w:val="70AD47"/>
                <w:sz w:val="52"/>
                <w:szCs w:val="52"/>
                <w:lang w:val="en-US"/>
              </w:rPr>
              <w:t xml:space="preserve">DATA LOGGING </w:t>
            </w:r>
          </w:p>
        </w:tc>
      </w:tr>
      <w:tr w:rsidR="00557457" w:rsidRPr="00811BD8" w14:paraId="66066EED" w14:textId="77777777">
        <w:trPr>
          <w:trHeight w:val="983"/>
        </w:trPr>
        <w:tc>
          <w:tcPr>
            <w:tcW w:w="4538" w:type="dxa"/>
            <w:tcBorders>
              <w:top w:val="single" w:sz="4" w:space="0" w:color="000000"/>
              <w:bottom w:val="single" w:sz="4" w:space="0" w:color="000000"/>
              <w:right w:val="single" w:sz="4" w:space="0" w:color="000000"/>
            </w:tcBorders>
            <w:vAlign w:val="center"/>
          </w:tcPr>
          <w:p w14:paraId="00000008" w14:textId="28CBA04E" w:rsidR="00557457" w:rsidRPr="00811BD8" w:rsidRDefault="00000000">
            <w:pPr>
              <w:tabs>
                <w:tab w:val="left" w:pos="985"/>
              </w:tabs>
              <w:spacing w:after="0" w:line="240" w:lineRule="auto"/>
              <w:rPr>
                <w:lang w:val="en-US"/>
              </w:rPr>
            </w:pPr>
            <w:r w:rsidRPr="00811BD8">
              <w:rPr>
                <w:b/>
                <w:lang w:val="en-US"/>
              </w:rPr>
              <w:t xml:space="preserve">Topic:   </w:t>
            </w:r>
            <w:r w:rsidRPr="00811BD8">
              <w:rPr>
                <w:b/>
                <w:lang w:val="en-US"/>
              </w:rPr>
              <w:tab/>
            </w:r>
            <w:r w:rsidRPr="00811BD8">
              <w:rPr>
                <w:b/>
                <w:lang w:val="en-US"/>
              </w:rPr>
              <w:tab/>
            </w:r>
            <w:ins w:id="0" w:author="Guillaume Beardsell" w:date="2024-02-07T15:19:00Z">
              <w:r w:rsidR="00ED753A" w:rsidRPr="00AB6C0C">
                <w:rPr>
                  <w:lang w:val="en-US"/>
                </w:rPr>
                <w:t>DATA LOGGING</w:t>
              </w:r>
              <w:r w:rsidR="00ED753A">
                <w:rPr>
                  <w:lang w:val="en-US"/>
                </w:rPr>
                <w:t xml:space="preserve"> </w:t>
              </w:r>
            </w:ins>
          </w:p>
          <w:p w14:paraId="00000009" w14:textId="77777777" w:rsidR="00557457" w:rsidRPr="00811BD8" w:rsidRDefault="00000000">
            <w:pPr>
              <w:tabs>
                <w:tab w:val="left" w:pos="985"/>
              </w:tabs>
              <w:spacing w:after="0" w:line="240" w:lineRule="auto"/>
              <w:rPr>
                <w:lang w:val="en-US"/>
              </w:rPr>
            </w:pPr>
            <w:r w:rsidRPr="00811BD8">
              <w:rPr>
                <w:b/>
                <w:lang w:val="en-US"/>
              </w:rPr>
              <w:t>Author:</w:t>
            </w:r>
            <w:r w:rsidRPr="00811BD8">
              <w:rPr>
                <w:lang w:val="en-US"/>
              </w:rPr>
              <w:tab/>
              <w:t xml:space="preserve">    </w:t>
            </w:r>
            <w:r w:rsidRPr="00811BD8">
              <w:rPr>
                <w:lang w:val="en-US"/>
              </w:rPr>
              <w:tab/>
              <w:t>C Guardiola, UPV</w:t>
            </w:r>
          </w:p>
          <w:p w14:paraId="0000000A" w14:textId="77777777" w:rsidR="00557457" w:rsidRPr="00811BD8" w:rsidRDefault="00000000">
            <w:pPr>
              <w:tabs>
                <w:tab w:val="left" w:pos="985"/>
              </w:tabs>
              <w:spacing w:after="0" w:line="240" w:lineRule="auto"/>
              <w:rPr>
                <w:lang w:val="en-US"/>
              </w:rPr>
            </w:pPr>
            <w:r w:rsidRPr="00811BD8">
              <w:rPr>
                <w:b/>
                <w:lang w:val="en-US"/>
              </w:rPr>
              <w:t>Date:</w:t>
            </w:r>
            <w:r w:rsidRPr="00811BD8">
              <w:rPr>
                <w:b/>
                <w:lang w:val="en-US"/>
              </w:rPr>
              <w:tab/>
              <w:t xml:space="preserve">   </w:t>
            </w:r>
            <w:r w:rsidRPr="00811BD8">
              <w:rPr>
                <w:b/>
                <w:lang w:val="en-US"/>
              </w:rPr>
              <w:tab/>
            </w:r>
            <w:r w:rsidRPr="00811BD8">
              <w:rPr>
                <w:lang w:val="en-US"/>
              </w:rPr>
              <w:t>31/01/2024</w:t>
            </w:r>
          </w:p>
        </w:tc>
        <w:tc>
          <w:tcPr>
            <w:tcW w:w="4345" w:type="dxa"/>
            <w:tcBorders>
              <w:top w:val="single" w:sz="4" w:space="0" w:color="000000"/>
              <w:left w:val="single" w:sz="4" w:space="0" w:color="000000"/>
              <w:bottom w:val="single" w:sz="4" w:space="0" w:color="000000"/>
            </w:tcBorders>
            <w:vAlign w:val="center"/>
          </w:tcPr>
          <w:p w14:paraId="0000000B" w14:textId="77777777" w:rsidR="00557457" w:rsidRPr="00811BD8" w:rsidRDefault="00000000">
            <w:pPr>
              <w:tabs>
                <w:tab w:val="left" w:pos="985"/>
              </w:tabs>
              <w:spacing w:after="0" w:line="240" w:lineRule="auto"/>
              <w:rPr>
                <w:lang w:val="en-US"/>
              </w:rPr>
            </w:pPr>
            <w:r w:rsidRPr="00811BD8">
              <w:rPr>
                <w:b/>
                <w:lang w:val="en-US"/>
              </w:rPr>
              <w:t>Reviewer:</w:t>
            </w:r>
            <w:r w:rsidRPr="00811BD8">
              <w:rPr>
                <w:lang w:val="en-US"/>
              </w:rPr>
              <w:tab/>
              <w:t xml:space="preserve">    </w:t>
            </w:r>
            <w:r w:rsidRPr="00811BD8">
              <w:rPr>
                <w:lang w:val="en-US"/>
              </w:rPr>
              <w:tab/>
            </w:r>
          </w:p>
          <w:p w14:paraId="0000000C" w14:textId="77777777" w:rsidR="00557457" w:rsidRPr="00811BD8" w:rsidRDefault="00000000">
            <w:pPr>
              <w:tabs>
                <w:tab w:val="left" w:pos="985"/>
              </w:tabs>
              <w:spacing w:after="0" w:line="240" w:lineRule="auto"/>
              <w:rPr>
                <w:b/>
                <w:color w:val="70AD47"/>
                <w:sz w:val="32"/>
                <w:szCs w:val="32"/>
                <w:lang w:val="en-US"/>
              </w:rPr>
            </w:pPr>
            <w:r w:rsidRPr="00811BD8">
              <w:rPr>
                <w:b/>
                <w:lang w:val="en-US"/>
              </w:rPr>
              <w:t>Date:</w:t>
            </w:r>
            <w:r w:rsidRPr="00811BD8">
              <w:rPr>
                <w:b/>
                <w:lang w:val="en-US"/>
              </w:rPr>
              <w:tab/>
              <w:t xml:space="preserve">   </w:t>
            </w:r>
            <w:r w:rsidRPr="00811BD8">
              <w:rPr>
                <w:b/>
                <w:lang w:val="en-US"/>
              </w:rPr>
              <w:tab/>
            </w:r>
          </w:p>
        </w:tc>
      </w:tr>
      <w:tr w:rsidR="00557457" w:rsidRPr="00811BD8" w14:paraId="1FDA586F" w14:textId="77777777">
        <w:trPr>
          <w:trHeight w:val="983"/>
        </w:trPr>
        <w:tc>
          <w:tcPr>
            <w:tcW w:w="8883" w:type="dxa"/>
            <w:gridSpan w:val="2"/>
            <w:tcBorders>
              <w:top w:val="single" w:sz="4" w:space="0" w:color="000000"/>
              <w:bottom w:val="single" w:sz="4" w:space="0" w:color="000000"/>
            </w:tcBorders>
            <w:vAlign w:val="center"/>
          </w:tcPr>
          <w:p w14:paraId="0000000D" w14:textId="77777777" w:rsidR="00557457" w:rsidRPr="00811BD8" w:rsidRDefault="00000000">
            <w:pPr>
              <w:rPr>
                <w:b/>
                <w:lang w:val="en-US"/>
              </w:rPr>
            </w:pPr>
            <w:r w:rsidRPr="00811BD8">
              <w:rPr>
                <w:b/>
                <w:lang w:val="en-US"/>
              </w:rPr>
              <w:t xml:space="preserve">OBJECTIVES: </w:t>
            </w:r>
          </w:p>
          <w:p w14:paraId="0000000E"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To provide a factual view of the system operation, including measurements, calculated values, and actuators.</w:t>
            </w:r>
          </w:p>
          <w:p w14:paraId="0000000F"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To log system operation.</w:t>
            </w:r>
          </w:p>
          <w:p w14:paraId="00000010"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To accelerate the postprocessing and test analysis.</w:t>
            </w:r>
          </w:p>
          <w:p w14:paraId="00000011" w14:textId="77777777" w:rsidR="00557457" w:rsidRPr="00811BD8" w:rsidRDefault="00000000">
            <w:pPr>
              <w:numPr>
                <w:ilvl w:val="0"/>
                <w:numId w:val="1"/>
              </w:numPr>
              <w:pBdr>
                <w:top w:val="nil"/>
                <w:left w:val="nil"/>
                <w:bottom w:val="nil"/>
                <w:right w:val="nil"/>
                <w:between w:val="nil"/>
              </w:pBdr>
              <w:jc w:val="both"/>
              <w:rPr>
                <w:i/>
                <w:color w:val="000000"/>
                <w:lang w:val="en-US"/>
              </w:rPr>
            </w:pPr>
            <w:r w:rsidRPr="00811BD8">
              <w:rPr>
                <w:i/>
                <w:color w:val="000000"/>
                <w:lang w:val="en-US"/>
              </w:rPr>
              <w:t xml:space="preserve">To allow the postmortem analysis in case of errors triggering forced mode transitions (e.g. safety stop and venting)  </w:t>
            </w:r>
            <w:r w:rsidRPr="00811BD8">
              <w:rPr>
                <w:b/>
                <w:i/>
                <w:color w:val="000000"/>
                <w:lang w:val="en-US"/>
              </w:rPr>
              <w:t>[TO BE VERIFIED]</w:t>
            </w:r>
          </w:p>
          <w:p w14:paraId="00000012" w14:textId="77777777" w:rsidR="00557457" w:rsidRPr="00811BD8" w:rsidRDefault="00557457">
            <w:pPr>
              <w:tabs>
                <w:tab w:val="left" w:pos="985"/>
              </w:tabs>
              <w:spacing w:after="0" w:line="240" w:lineRule="auto"/>
              <w:rPr>
                <w:b/>
                <w:lang w:val="en-US"/>
              </w:rPr>
            </w:pPr>
          </w:p>
        </w:tc>
      </w:tr>
      <w:tr w:rsidR="00557457" w:rsidRPr="00811BD8" w14:paraId="167F681A" w14:textId="77777777">
        <w:trPr>
          <w:trHeight w:val="983"/>
        </w:trPr>
        <w:tc>
          <w:tcPr>
            <w:tcW w:w="8883" w:type="dxa"/>
            <w:gridSpan w:val="2"/>
            <w:tcBorders>
              <w:top w:val="single" w:sz="4" w:space="0" w:color="000000"/>
              <w:bottom w:val="single" w:sz="4" w:space="0" w:color="000000"/>
            </w:tcBorders>
            <w:vAlign w:val="center"/>
          </w:tcPr>
          <w:p w14:paraId="00000014" w14:textId="77777777" w:rsidR="00557457" w:rsidRPr="00811BD8" w:rsidRDefault="00000000">
            <w:pPr>
              <w:rPr>
                <w:lang w:val="en-US"/>
              </w:rPr>
            </w:pPr>
            <w:r w:rsidRPr="00811BD8">
              <w:rPr>
                <w:b/>
                <w:lang w:val="en-US"/>
              </w:rPr>
              <w:t xml:space="preserve">GENERAL STRUCTURE: </w:t>
            </w:r>
            <w:r w:rsidRPr="00811BD8">
              <w:rPr>
                <w:lang w:val="en-US"/>
              </w:rPr>
              <w:t>Figure 1 presents the general data flow structure, from acquisition to the stored files in the SSD disks connected to the two CRIO chassis. Whenever possible, all variables are propagated to the different files. Four files are generated:</w:t>
            </w:r>
          </w:p>
          <w:p w14:paraId="00000015" w14:textId="77777777" w:rsidR="00557457" w:rsidRPr="00811BD8" w:rsidRDefault="00000000">
            <w:pPr>
              <w:spacing w:after="0"/>
              <w:rPr>
                <w:lang w:val="en-US"/>
              </w:rPr>
            </w:pPr>
            <w:r w:rsidRPr="00811BD8">
              <w:rPr>
                <w:b/>
                <w:lang w:val="en-US"/>
              </w:rPr>
              <w:t>A.1</w:t>
            </w:r>
            <w:r w:rsidRPr="00811BD8">
              <w:rPr>
                <w:lang w:val="en-US"/>
              </w:rPr>
              <w:t xml:space="preserve"> Crank angle synchronous (CAS) instantaneous AI: in-cycle solved value of the fast CAS AI tasks.</w:t>
            </w:r>
          </w:p>
          <w:p w14:paraId="00000016" w14:textId="77777777" w:rsidR="00557457" w:rsidRPr="00811BD8" w:rsidRDefault="00000000">
            <w:pPr>
              <w:spacing w:after="0"/>
              <w:rPr>
                <w:lang w:val="en-US"/>
              </w:rPr>
            </w:pPr>
            <w:r w:rsidRPr="00811BD8">
              <w:rPr>
                <w:b/>
                <w:lang w:val="en-US"/>
              </w:rPr>
              <w:t xml:space="preserve">A.2 </w:t>
            </w:r>
            <w:r w:rsidRPr="00811BD8">
              <w:rPr>
                <w:lang w:val="en-US"/>
              </w:rPr>
              <w:t>Cycle averaged values, including relevant cylinder pressure and heat release calculation parameters. This file also includes the value of all time synchronous (TS) variables for every cycle.</w:t>
            </w:r>
          </w:p>
          <w:p w14:paraId="00000017" w14:textId="77777777" w:rsidR="00557457" w:rsidRPr="00811BD8" w:rsidRDefault="00000000">
            <w:pPr>
              <w:spacing w:after="0"/>
              <w:rPr>
                <w:lang w:val="en-US"/>
              </w:rPr>
            </w:pPr>
            <w:r w:rsidRPr="00811BD8">
              <w:rPr>
                <w:b/>
                <w:lang w:val="en-US"/>
              </w:rPr>
              <w:t xml:space="preserve">A.3 </w:t>
            </w:r>
            <w:r w:rsidRPr="00811BD8">
              <w:rPr>
                <w:lang w:val="en-US"/>
              </w:rPr>
              <w:t>Test averaged values (average, standard deviation, minimum and maximum values of the previous file).</w:t>
            </w:r>
          </w:p>
          <w:p w14:paraId="00000018" w14:textId="77777777" w:rsidR="00557457" w:rsidRPr="00811BD8" w:rsidRDefault="00000000">
            <w:pPr>
              <w:spacing w:after="0"/>
              <w:rPr>
                <w:lang w:val="en-US"/>
              </w:rPr>
            </w:pPr>
            <w:r w:rsidRPr="00811BD8">
              <w:rPr>
                <w:b/>
                <w:lang w:val="en-US"/>
              </w:rPr>
              <w:t xml:space="preserve">B </w:t>
            </w:r>
            <w:r w:rsidRPr="00811BD8">
              <w:rPr>
                <w:lang w:val="en-US"/>
              </w:rPr>
              <w:t>Time synchronous data logging.</w:t>
            </w:r>
          </w:p>
          <w:p w14:paraId="00000019" w14:textId="77777777" w:rsidR="00557457" w:rsidRPr="00811BD8" w:rsidRDefault="00000000">
            <w:pPr>
              <w:pBdr>
                <w:top w:val="nil"/>
                <w:left w:val="nil"/>
                <w:bottom w:val="nil"/>
                <w:right w:val="nil"/>
                <w:between w:val="nil"/>
              </w:pBdr>
              <w:spacing w:after="200" w:line="240" w:lineRule="auto"/>
              <w:jc w:val="center"/>
              <w:rPr>
                <w:i/>
                <w:color w:val="44546A"/>
                <w:sz w:val="18"/>
                <w:szCs w:val="18"/>
                <w:lang w:val="en-US"/>
              </w:rPr>
            </w:pPr>
            <w:r w:rsidRPr="00811BD8">
              <w:rPr>
                <w:b/>
                <w:i/>
                <w:noProof/>
                <w:color w:val="44546A"/>
                <w:sz w:val="18"/>
                <w:szCs w:val="18"/>
                <w:lang w:val="en-US"/>
              </w:rPr>
              <w:drawing>
                <wp:inline distT="0" distB="0" distL="0" distR="0" wp14:anchorId="6FDA438C" wp14:editId="235E3331">
                  <wp:extent cx="4376955" cy="2169017"/>
                  <wp:effectExtent l="0" t="0" r="0" b="0"/>
                  <wp:docPr id="2429813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76955" cy="2169017"/>
                          </a:xfrm>
                          <a:prstGeom prst="rect">
                            <a:avLst/>
                          </a:prstGeom>
                          <a:ln/>
                        </pic:spPr>
                      </pic:pic>
                    </a:graphicData>
                  </a:graphic>
                </wp:inline>
              </w:drawing>
            </w:r>
          </w:p>
          <w:p w14:paraId="0000001A" w14:textId="77777777" w:rsidR="00557457" w:rsidRPr="00811BD8" w:rsidRDefault="00000000">
            <w:pPr>
              <w:pBdr>
                <w:top w:val="nil"/>
                <w:left w:val="nil"/>
                <w:bottom w:val="nil"/>
                <w:right w:val="nil"/>
                <w:between w:val="nil"/>
              </w:pBdr>
              <w:spacing w:after="200" w:line="240" w:lineRule="auto"/>
              <w:jc w:val="center"/>
              <w:rPr>
                <w:i/>
                <w:color w:val="44546A"/>
                <w:sz w:val="18"/>
                <w:szCs w:val="18"/>
                <w:lang w:val="en-US"/>
              </w:rPr>
            </w:pPr>
            <w:bookmarkStart w:id="1" w:name="_heading=h.gjdgxs" w:colFirst="0" w:colLast="0"/>
            <w:bookmarkEnd w:id="1"/>
            <w:r w:rsidRPr="00811BD8">
              <w:rPr>
                <w:i/>
                <w:color w:val="44546A"/>
                <w:sz w:val="18"/>
                <w:szCs w:val="18"/>
                <w:lang w:val="en-US"/>
              </w:rPr>
              <w:lastRenderedPageBreak/>
              <w:t>Figure 1. General data flow structure for the data logging. Red: variables from membrane controller; blue: time synchronous variables from CRIO905; green: crank angle synchronous variables from CRIO9049.</w:t>
            </w:r>
          </w:p>
          <w:p w14:paraId="0000001B" w14:textId="77777777" w:rsidR="00557457" w:rsidRPr="00811BD8" w:rsidRDefault="00557457">
            <w:pPr>
              <w:rPr>
                <w:b/>
                <w:lang w:val="en-US"/>
              </w:rPr>
            </w:pPr>
          </w:p>
        </w:tc>
      </w:tr>
      <w:tr w:rsidR="00557457" w:rsidRPr="00811BD8" w14:paraId="6CEB546A" w14:textId="77777777">
        <w:trPr>
          <w:trHeight w:val="983"/>
        </w:trPr>
        <w:tc>
          <w:tcPr>
            <w:tcW w:w="8883" w:type="dxa"/>
            <w:gridSpan w:val="2"/>
            <w:tcBorders>
              <w:top w:val="single" w:sz="4" w:space="0" w:color="000000"/>
              <w:bottom w:val="single" w:sz="4" w:space="0" w:color="000000"/>
            </w:tcBorders>
            <w:vAlign w:val="center"/>
          </w:tcPr>
          <w:p w14:paraId="0000001D" w14:textId="77777777" w:rsidR="00557457" w:rsidRPr="00811BD8" w:rsidRDefault="00557457">
            <w:pPr>
              <w:rPr>
                <w:b/>
                <w:lang w:val="en-US"/>
              </w:rPr>
            </w:pPr>
          </w:p>
          <w:p w14:paraId="0000001E" w14:textId="77777777" w:rsidR="00557457" w:rsidRPr="00811BD8" w:rsidRDefault="00000000">
            <w:pPr>
              <w:rPr>
                <w:b/>
                <w:lang w:val="en-US"/>
              </w:rPr>
            </w:pPr>
            <w:r w:rsidRPr="00811BD8">
              <w:rPr>
                <w:b/>
                <w:lang w:val="en-US"/>
              </w:rPr>
              <w:t>FILES and VARIABLE NAMING:</w:t>
            </w:r>
          </w:p>
          <w:p w14:paraId="0000001F" w14:textId="77777777" w:rsidR="00557457" w:rsidRPr="00811BD8" w:rsidRDefault="00000000">
            <w:pPr>
              <w:numPr>
                <w:ilvl w:val="0"/>
                <w:numId w:val="2"/>
              </w:numPr>
              <w:pBdr>
                <w:top w:val="nil"/>
                <w:left w:val="nil"/>
                <w:bottom w:val="nil"/>
                <w:right w:val="nil"/>
                <w:between w:val="nil"/>
              </w:pBdr>
              <w:rPr>
                <w:b/>
                <w:color w:val="000000"/>
                <w:u w:val="single"/>
                <w:lang w:val="en-US"/>
              </w:rPr>
            </w:pPr>
            <w:r w:rsidRPr="00811BD8">
              <w:rPr>
                <w:b/>
                <w:color w:val="000000"/>
                <w:u w:val="single"/>
                <w:lang w:val="en-US"/>
              </w:rPr>
              <w:t>CAS FILES</w:t>
            </w:r>
          </w:p>
          <w:p w14:paraId="00000020" w14:textId="77777777" w:rsidR="00557457" w:rsidRPr="00811BD8" w:rsidRDefault="00000000">
            <w:pPr>
              <w:ind w:firstLine="360"/>
              <w:rPr>
                <w:b/>
                <w:lang w:val="en-US"/>
              </w:rPr>
            </w:pPr>
            <w:r w:rsidRPr="00811BD8">
              <w:rPr>
                <w:b/>
                <w:lang w:val="en-US"/>
              </w:rPr>
              <w:t xml:space="preserve">A.1. CAS instantaneous data file: </w:t>
            </w:r>
          </w:p>
          <w:p w14:paraId="00000021"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Format: TDMS  (.tdms). 1 file per test.</w:t>
            </w:r>
          </w:p>
          <w:p w14:paraId="00000022"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Triggered by the test operator or by errors.</w:t>
            </w:r>
          </w:p>
          <w:p w14:paraId="00000023" w14:textId="50D6FBEC" w:rsidR="00557457" w:rsidRPr="00811BD8" w:rsidRDefault="00000000">
            <w:pPr>
              <w:numPr>
                <w:ilvl w:val="0"/>
                <w:numId w:val="3"/>
              </w:numPr>
              <w:pBdr>
                <w:top w:val="nil"/>
                <w:left w:val="nil"/>
                <w:bottom w:val="nil"/>
                <w:right w:val="nil"/>
                <w:between w:val="nil"/>
              </w:pBdr>
              <w:spacing w:after="0"/>
              <w:rPr>
                <w:color w:val="000000"/>
                <w:lang w:val="en-US"/>
              </w:rPr>
            </w:pPr>
            <w:proofErr w:type="spellStart"/>
            <w:r w:rsidRPr="00811BD8">
              <w:rPr>
                <w:color w:val="000000"/>
                <w:lang w:val="en-US"/>
              </w:rPr>
              <w:t>In_cycle</w:t>
            </w:r>
            <w:proofErr w:type="spellEnd"/>
            <w:r w:rsidRPr="00811BD8">
              <w:rPr>
                <w:color w:val="000000"/>
                <w:lang w:val="en-US"/>
              </w:rPr>
              <w:t xml:space="preserve"> evolution of the </w:t>
            </w:r>
            <w:sdt>
              <w:sdtPr>
                <w:rPr>
                  <w:lang w:val="en-US"/>
                </w:rPr>
                <w:tag w:val="goog_rdk_0"/>
                <w:id w:val="1636988781"/>
                <w:showingPlcHdr/>
              </w:sdtPr>
              <w:sdtContent>
                <w:r w:rsidR="00AB6C0C">
                  <w:rPr>
                    <w:lang w:val="en-US"/>
                  </w:rPr>
                  <w:t xml:space="preserve">     </w:t>
                </w:r>
              </w:sdtContent>
            </w:sdt>
            <w:r w:rsidRPr="00811BD8">
              <w:rPr>
                <w:color w:val="000000"/>
                <w:lang w:val="en-US"/>
              </w:rPr>
              <w:t>signals, according to encoder resolution (e.g. 0.1 CAD/sample)</w:t>
            </w:r>
          </w:p>
          <w:p w14:paraId="00000024"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Raw values (after sensor calibration) of the AI channels in the CAS mode</w:t>
            </w:r>
          </w:p>
          <w:p w14:paraId="00000025"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 xml:space="preserve">Up to 1000 cycles. </w:t>
            </w:r>
            <w:sdt>
              <w:sdtPr>
                <w:rPr>
                  <w:lang w:val="en-US"/>
                </w:rPr>
                <w:tag w:val="goog_rdk_1"/>
                <w:id w:val="-99333522"/>
              </w:sdtPr>
              <w:sdtContent>
                <w:commentRangeStart w:id="2"/>
              </w:sdtContent>
            </w:sdt>
            <w:r w:rsidRPr="00811BD8">
              <w:rPr>
                <w:color w:val="000000"/>
                <w:lang w:val="en-US"/>
              </w:rPr>
              <w:t xml:space="preserve">User can select a lower cycle number. </w:t>
            </w:r>
            <w:commentRangeEnd w:id="2"/>
            <w:r w:rsidRPr="00811BD8">
              <w:rPr>
                <w:lang w:val="en-US"/>
              </w:rPr>
              <w:commentReference w:id="2"/>
            </w:r>
            <w:r w:rsidRPr="00811BD8">
              <w:rPr>
                <w:color w:val="000000"/>
                <w:lang w:val="en-US"/>
              </w:rPr>
              <w:t xml:space="preserve">7200 rows per cycle (with 0.1 CAD/sample). Error triggered or </w:t>
            </w:r>
            <w:sdt>
              <w:sdtPr>
                <w:rPr>
                  <w:lang w:val="en-US"/>
                </w:rPr>
                <w:tag w:val="goog_rdk_2"/>
                <w:id w:val="-1394279460"/>
              </w:sdtPr>
              <w:sdtContent>
                <w:commentRangeStart w:id="3"/>
              </w:sdtContent>
            </w:sdt>
            <w:proofErr w:type="spellStart"/>
            <w:r w:rsidRPr="00811BD8">
              <w:rPr>
                <w:color w:val="000000"/>
                <w:lang w:val="en-US"/>
              </w:rPr>
              <w:t>pre_trigger</w:t>
            </w:r>
            <w:proofErr w:type="spellEnd"/>
            <w:r w:rsidRPr="00811BD8">
              <w:rPr>
                <w:color w:val="000000"/>
                <w:lang w:val="en-US"/>
              </w:rPr>
              <w:t xml:space="preserve"> recording mode </w:t>
            </w:r>
            <w:commentRangeEnd w:id="3"/>
            <w:r w:rsidRPr="00811BD8">
              <w:rPr>
                <w:lang w:val="en-US"/>
              </w:rPr>
              <w:commentReference w:id="3"/>
            </w:r>
            <w:r w:rsidRPr="00811BD8">
              <w:rPr>
                <w:color w:val="000000"/>
                <w:lang w:val="en-US"/>
              </w:rPr>
              <w:t>always stored all data in buffer (max 1000 cycles).</w:t>
            </w:r>
          </w:p>
          <w:p w14:paraId="00000026"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Automatic variable naming, pulled from configuration files.</w:t>
            </w:r>
          </w:p>
          <w:p w14:paraId="00000027"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 xml:space="preserve">Automated file naming: APC_CRIO9049_DATE_HOUR_ </w:t>
            </w:r>
            <w:proofErr w:type="spellStart"/>
            <w:r w:rsidRPr="00811BD8">
              <w:rPr>
                <w:color w:val="000000"/>
                <w:lang w:val="en-US"/>
              </w:rPr>
              <w:t>TESTCODE_ID_CAS.tdms</w:t>
            </w:r>
            <w:proofErr w:type="spellEnd"/>
          </w:p>
          <w:p w14:paraId="00000028" w14:textId="77777777" w:rsidR="00557457" w:rsidRPr="00811BD8" w:rsidRDefault="00000000">
            <w:pPr>
              <w:pBdr>
                <w:top w:val="nil"/>
                <w:left w:val="nil"/>
                <w:bottom w:val="nil"/>
                <w:right w:val="nil"/>
                <w:between w:val="nil"/>
              </w:pBdr>
              <w:spacing w:after="0"/>
              <w:ind w:left="1428"/>
              <w:rPr>
                <w:color w:val="000000"/>
                <w:lang w:val="en-US"/>
              </w:rPr>
            </w:pPr>
            <w:r w:rsidRPr="00811BD8">
              <w:rPr>
                <w:color w:val="000000"/>
                <w:lang w:val="en-US"/>
              </w:rPr>
              <w:t>(e.g.</w:t>
            </w:r>
            <w:r w:rsidRPr="00811BD8">
              <w:rPr>
                <w:color w:val="000000"/>
                <w:lang w:val="en-US"/>
              </w:rPr>
              <w:tab/>
              <w:t xml:space="preserve">               APC_CRIO9049_231010_103306_CO2swept_0013_CAS.tdms)</w:t>
            </w:r>
          </w:p>
          <w:p w14:paraId="00000029" w14:textId="77777777" w:rsidR="00557457" w:rsidRPr="00811BD8" w:rsidRDefault="00557457">
            <w:pPr>
              <w:pBdr>
                <w:top w:val="nil"/>
                <w:left w:val="nil"/>
                <w:bottom w:val="nil"/>
                <w:right w:val="nil"/>
                <w:between w:val="nil"/>
              </w:pBdr>
              <w:spacing w:after="0"/>
              <w:ind w:left="720"/>
              <w:rPr>
                <w:color w:val="000000"/>
                <w:lang w:val="en-US"/>
              </w:rPr>
            </w:pPr>
          </w:p>
          <w:p w14:paraId="0000002A" w14:textId="77777777" w:rsidR="00557457" w:rsidRPr="00811BD8" w:rsidRDefault="00000000">
            <w:pPr>
              <w:numPr>
                <w:ilvl w:val="0"/>
                <w:numId w:val="3"/>
              </w:numPr>
              <w:pBdr>
                <w:top w:val="nil"/>
                <w:left w:val="nil"/>
                <w:bottom w:val="nil"/>
                <w:right w:val="nil"/>
                <w:between w:val="nil"/>
              </w:pBdr>
              <w:rPr>
                <w:color w:val="000000"/>
                <w:lang w:val="en-US"/>
              </w:rPr>
            </w:pPr>
            <w:r w:rsidRPr="00811BD8">
              <w:rPr>
                <w:color w:val="000000"/>
                <w:lang w:val="en-US"/>
              </w:rPr>
              <w:t>Included signals: all CAS AI inputs (NI9222 cards):</w:t>
            </w:r>
          </w:p>
          <w:tbl>
            <w:tblPr>
              <w:tblStyle w:val="a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9"/>
              <w:gridCol w:w="2169"/>
            </w:tblGrid>
            <w:tr w:rsidR="00557457" w:rsidRPr="00811BD8" w14:paraId="4E4837A6" w14:textId="77777777">
              <w:trPr>
                <w:jc w:val="center"/>
              </w:trPr>
              <w:tc>
                <w:tcPr>
                  <w:tcW w:w="2169" w:type="dxa"/>
                </w:tcPr>
                <w:p w14:paraId="0000002B" w14:textId="77777777" w:rsidR="00557457" w:rsidRPr="00811BD8" w:rsidRDefault="00000000">
                  <w:pPr>
                    <w:rPr>
                      <w:b/>
                      <w:lang w:val="en-US"/>
                    </w:rPr>
                  </w:pPr>
                  <w:r w:rsidRPr="00811BD8">
                    <w:rPr>
                      <w:b/>
                      <w:lang w:val="en-US"/>
                    </w:rPr>
                    <w:t>SIGNALS in CAS AI</w:t>
                  </w:r>
                </w:p>
              </w:tc>
              <w:tc>
                <w:tcPr>
                  <w:tcW w:w="2169" w:type="dxa"/>
                </w:tcPr>
                <w:p w14:paraId="0000002C" w14:textId="77777777" w:rsidR="00557457" w:rsidRPr="00811BD8" w:rsidRDefault="00000000">
                  <w:pPr>
                    <w:rPr>
                      <w:b/>
                      <w:lang w:val="en-US"/>
                    </w:rPr>
                  </w:pPr>
                  <w:sdt>
                    <w:sdtPr>
                      <w:rPr>
                        <w:lang w:val="en-US"/>
                      </w:rPr>
                      <w:tag w:val="goog_rdk_4"/>
                      <w:id w:val="-1655835331"/>
                    </w:sdtPr>
                    <w:sdtContent>
                      <w:ins w:id="4" w:author="Guillaume Beardsell" w:date="2024-02-01T09:33:00Z">
                        <w:r w:rsidRPr="00811BD8">
                          <w:rPr>
                            <w:b/>
                            <w:lang w:val="en-US"/>
                          </w:rPr>
                          <w:t>SIGNAL DEFINITION</w:t>
                        </w:r>
                      </w:ins>
                    </w:sdtContent>
                  </w:sdt>
                </w:p>
              </w:tc>
            </w:tr>
            <w:tr w:rsidR="00557457" w:rsidRPr="00811BD8" w14:paraId="6C79D795" w14:textId="77777777">
              <w:trPr>
                <w:jc w:val="center"/>
              </w:trPr>
              <w:tc>
                <w:tcPr>
                  <w:tcW w:w="2169" w:type="dxa"/>
                  <w:vAlign w:val="bottom"/>
                </w:tcPr>
                <w:p w14:paraId="0000002D" w14:textId="77777777" w:rsidR="00557457" w:rsidRPr="00811BD8" w:rsidRDefault="00000000">
                  <w:pPr>
                    <w:rPr>
                      <w:color w:val="FF0000"/>
                      <w:lang w:val="en-US"/>
                    </w:rPr>
                  </w:pPr>
                  <w:r w:rsidRPr="00811BD8">
                    <w:rPr>
                      <w:color w:val="000000"/>
                      <w:lang w:val="en-US"/>
                    </w:rPr>
                    <w:t>Pcyl1_bar</w:t>
                  </w:r>
                </w:p>
              </w:tc>
              <w:tc>
                <w:tcPr>
                  <w:tcW w:w="2169" w:type="dxa"/>
                </w:tcPr>
                <w:sdt>
                  <w:sdtPr>
                    <w:rPr>
                      <w:lang w:val="en-US"/>
                    </w:rPr>
                    <w:tag w:val="goog_rdk_10"/>
                    <w:id w:val="-119771671"/>
                  </w:sdtPr>
                  <w:sdtContent>
                    <w:p w14:paraId="0000002E" w14:textId="77777777" w:rsidR="00557457" w:rsidRPr="00AB6C0C" w:rsidRDefault="00000000">
                      <w:pPr>
                        <w:rPr>
                          <w:i/>
                          <w:color w:val="000000"/>
                          <w:lang w:val="en-US"/>
                        </w:rPr>
                      </w:pPr>
                      <w:sdt>
                        <w:sdtPr>
                          <w:rPr>
                            <w:lang w:val="en-US"/>
                          </w:rPr>
                          <w:tag w:val="goog_rdk_6"/>
                          <w:id w:val="-312415651"/>
                        </w:sdtPr>
                        <w:sdtContent>
                          <w:sdt>
                            <w:sdtPr>
                              <w:rPr>
                                <w:lang w:val="en-US"/>
                              </w:rPr>
                              <w:tag w:val="goog_rdk_7"/>
                              <w:id w:val="-2028550373"/>
                            </w:sdtPr>
                            <w:sdtContent>
                              <w:ins w:id="5" w:author="Guillaume Beardsell" w:date="2024-02-01T09:33:00Z">
                                <w:r w:rsidRPr="00AB6C0C">
                                  <w:rPr>
                                    <w:i/>
                                    <w:color w:val="000000"/>
                                    <w:lang w:val="en-US"/>
                                  </w:rPr>
                                  <w:t xml:space="preserve">E.g. </w:t>
                                </w:r>
                              </w:ins>
                            </w:sdtContent>
                          </w:sdt>
                          <w:customXmlInsRangeStart w:id="6" w:author="Guillaume Beardsell" w:date="2024-02-01T09:33:00Z"/>
                          <w:sdt>
                            <w:sdtPr>
                              <w:rPr>
                                <w:lang w:val="en-US"/>
                              </w:rPr>
                              <w:tag w:val="goog_rdk_8"/>
                              <w:id w:val="-922028850"/>
                            </w:sdtPr>
                            <w:sdtContent>
                              <w:customXmlInsRangeEnd w:id="6"/>
                              <w:ins w:id="7" w:author="Guillaume Beardsell" w:date="2024-02-01T09:33:00Z">
                                <w:r w:rsidRPr="00AB6C0C">
                                  <w:rPr>
                                    <w:i/>
                                    <w:color w:val="000000"/>
                                    <w:lang w:val="en-US"/>
                                  </w:rPr>
                                  <w:t>Pressure within the main chamber of Cylinder #1, where the numbering of cylinders follows the convention outlined in the referenced document "Ref. Other document".</w:t>
                                </w:r>
                              </w:ins>
                              <w:customXmlInsRangeStart w:id="8" w:author="Guillaume Beardsell" w:date="2024-02-01T09:33:00Z"/>
                            </w:sdtContent>
                          </w:sdt>
                          <w:customXmlInsRangeEnd w:id="8"/>
                        </w:sdtContent>
                      </w:sdt>
                      <w:sdt>
                        <w:sdtPr>
                          <w:rPr>
                            <w:lang w:val="en-US"/>
                          </w:rPr>
                          <w:tag w:val="goog_rdk_9"/>
                          <w:id w:val="1588344447"/>
                        </w:sdtPr>
                        <w:sdtContent/>
                      </w:sdt>
                    </w:p>
                  </w:sdtContent>
                </w:sdt>
              </w:tc>
            </w:tr>
            <w:tr w:rsidR="00557457" w:rsidRPr="00811BD8" w14:paraId="195065AB" w14:textId="77777777">
              <w:trPr>
                <w:jc w:val="center"/>
              </w:trPr>
              <w:tc>
                <w:tcPr>
                  <w:tcW w:w="2169" w:type="dxa"/>
                  <w:vAlign w:val="bottom"/>
                </w:tcPr>
                <w:p w14:paraId="0000002F" w14:textId="77777777" w:rsidR="00557457" w:rsidRPr="00811BD8" w:rsidRDefault="00000000">
                  <w:pPr>
                    <w:rPr>
                      <w:color w:val="FF0000"/>
                      <w:lang w:val="en-US"/>
                    </w:rPr>
                  </w:pPr>
                  <w:r w:rsidRPr="00811BD8">
                    <w:rPr>
                      <w:color w:val="000000"/>
                      <w:lang w:val="en-US"/>
                    </w:rPr>
                    <w:t>Pcyl2_bar</w:t>
                  </w:r>
                </w:p>
              </w:tc>
              <w:tc>
                <w:tcPr>
                  <w:tcW w:w="2169" w:type="dxa"/>
                </w:tcPr>
                <w:p w14:paraId="00000030" w14:textId="77777777" w:rsidR="00557457" w:rsidRPr="00811BD8" w:rsidRDefault="00557457">
                  <w:pPr>
                    <w:rPr>
                      <w:color w:val="000000"/>
                      <w:lang w:val="en-US"/>
                    </w:rPr>
                  </w:pPr>
                </w:p>
              </w:tc>
            </w:tr>
            <w:tr w:rsidR="00557457" w:rsidRPr="00811BD8" w14:paraId="3C591262" w14:textId="77777777">
              <w:trPr>
                <w:jc w:val="center"/>
              </w:trPr>
              <w:tc>
                <w:tcPr>
                  <w:tcW w:w="2169" w:type="dxa"/>
                  <w:vAlign w:val="bottom"/>
                </w:tcPr>
                <w:p w14:paraId="00000031" w14:textId="77777777" w:rsidR="00557457" w:rsidRPr="00811BD8" w:rsidRDefault="00000000">
                  <w:pPr>
                    <w:rPr>
                      <w:color w:val="FF0000"/>
                      <w:lang w:val="en-US"/>
                    </w:rPr>
                  </w:pPr>
                  <w:r w:rsidRPr="00811BD8">
                    <w:rPr>
                      <w:color w:val="000000"/>
                      <w:lang w:val="en-US"/>
                    </w:rPr>
                    <w:t>Pcyl3_bar</w:t>
                  </w:r>
                </w:p>
              </w:tc>
              <w:tc>
                <w:tcPr>
                  <w:tcW w:w="2169" w:type="dxa"/>
                </w:tcPr>
                <w:p w14:paraId="00000032" w14:textId="77777777" w:rsidR="00557457" w:rsidRPr="00811BD8" w:rsidRDefault="00557457">
                  <w:pPr>
                    <w:rPr>
                      <w:color w:val="000000"/>
                      <w:lang w:val="en-US"/>
                    </w:rPr>
                  </w:pPr>
                </w:p>
              </w:tc>
            </w:tr>
            <w:tr w:rsidR="00557457" w:rsidRPr="00811BD8" w14:paraId="40231B75" w14:textId="77777777">
              <w:trPr>
                <w:jc w:val="center"/>
              </w:trPr>
              <w:tc>
                <w:tcPr>
                  <w:tcW w:w="2169" w:type="dxa"/>
                  <w:vAlign w:val="bottom"/>
                </w:tcPr>
                <w:p w14:paraId="00000033" w14:textId="77777777" w:rsidR="00557457" w:rsidRPr="00811BD8" w:rsidRDefault="00000000">
                  <w:pPr>
                    <w:rPr>
                      <w:color w:val="FF0000"/>
                      <w:lang w:val="en-US"/>
                    </w:rPr>
                  </w:pPr>
                  <w:r w:rsidRPr="00811BD8">
                    <w:rPr>
                      <w:color w:val="000000"/>
                      <w:lang w:val="en-US"/>
                    </w:rPr>
                    <w:t>Pcyl4_bar</w:t>
                  </w:r>
                </w:p>
              </w:tc>
              <w:tc>
                <w:tcPr>
                  <w:tcW w:w="2169" w:type="dxa"/>
                </w:tcPr>
                <w:p w14:paraId="00000034" w14:textId="77777777" w:rsidR="00557457" w:rsidRPr="00811BD8" w:rsidRDefault="00557457">
                  <w:pPr>
                    <w:rPr>
                      <w:color w:val="000000"/>
                      <w:lang w:val="en-US"/>
                    </w:rPr>
                  </w:pPr>
                </w:p>
              </w:tc>
            </w:tr>
            <w:tr w:rsidR="00557457" w:rsidRPr="00811BD8" w14:paraId="1DE139E3" w14:textId="77777777">
              <w:trPr>
                <w:jc w:val="center"/>
              </w:trPr>
              <w:tc>
                <w:tcPr>
                  <w:tcW w:w="2169" w:type="dxa"/>
                  <w:vAlign w:val="bottom"/>
                </w:tcPr>
                <w:p w14:paraId="00000035" w14:textId="77777777" w:rsidR="00557457" w:rsidRPr="00811BD8" w:rsidRDefault="00000000">
                  <w:pPr>
                    <w:rPr>
                      <w:color w:val="FF0000"/>
                      <w:lang w:val="en-US"/>
                    </w:rPr>
                  </w:pPr>
                  <w:r w:rsidRPr="00811BD8">
                    <w:rPr>
                      <w:color w:val="000000"/>
                      <w:lang w:val="en-US"/>
                    </w:rPr>
                    <w:t>Pcyl5_bar</w:t>
                  </w:r>
                </w:p>
              </w:tc>
              <w:tc>
                <w:tcPr>
                  <w:tcW w:w="2169" w:type="dxa"/>
                </w:tcPr>
                <w:p w14:paraId="00000036" w14:textId="77777777" w:rsidR="00557457" w:rsidRPr="00811BD8" w:rsidRDefault="00557457">
                  <w:pPr>
                    <w:rPr>
                      <w:color w:val="000000"/>
                      <w:lang w:val="en-US"/>
                    </w:rPr>
                  </w:pPr>
                </w:p>
              </w:tc>
            </w:tr>
            <w:tr w:rsidR="00557457" w:rsidRPr="00811BD8" w14:paraId="64767FE5" w14:textId="77777777">
              <w:trPr>
                <w:jc w:val="center"/>
              </w:trPr>
              <w:tc>
                <w:tcPr>
                  <w:tcW w:w="2169" w:type="dxa"/>
                  <w:vAlign w:val="bottom"/>
                </w:tcPr>
                <w:p w14:paraId="00000037" w14:textId="77777777" w:rsidR="00557457" w:rsidRPr="00811BD8" w:rsidRDefault="00000000">
                  <w:pPr>
                    <w:rPr>
                      <w:color w:val="FF0000"/>
                      <w:lang w:val="en-US"/>
                    </w:rPr>
                  </w:pPr>
                  <w:r w:rsidRPr="00811BD8">
                    <w:rPr>
                      <w:color w:val="000000"/>
                      <w:lang w:val="en-US"/>
                    </w:rPr>
                    <w:t>Pcyl6_bar</w:t>
                  </w:r>
                </w:p>
              </w:tc>
              <w:tc>
                <w:tcPr>
                  <w:tcW w:w="2169" w:type="dxa"/>
                </w:tcPr>
                <w:p w14:paraId="00000038" w14:textId="77777777" w:rsidR="00557457" w:rsidRPr="00811BD8" w:rsidRDefault="00557457">
                  <w:pPr>
                    <w:rPr>
                      <w:color w:val="000000"/>
                      <w:lang w:val="en-US"/>
                    </w:rPr>
                  </w:pPr>
                </w:p>
              </w:tc>
            </w:tr>
            <w:tr w:rsidR="00557457" w:rsidRPr="00811BD8" w14:paraId="31156A81" w14:textId="77777777">
              <w:trPr>
                <w:jc w:val="center"/>
              </w:trPr>
              <w:tc>
                <w:tcPr>
                  <w:tcW w:w="2169" w:type="dxa"/>
                  <w:vAlign w:val="bottom"/>
                </w:tcPr>
                <w:p w14:paraId="00000039" w14:textId="77777777" w:rsidR="00557457" w:rsidRPr="00811BD8" w:rsidRDefault="00000000">
                  <w:pPr>
                    <w:rPr>
                      <w:color w:val="FF0000"/>
                      <w:lang w:val="en-US"/>
                    </w:rPr>
                  </w:pPr>
                  <w:proofErr w:type="spellStart"/>
                  <w:r w:rsidRPr="00811BD8">
                    <w:rPr>
                      <w:color w:val="000000"/>
                      <w:lang w:val="en-US"/>
                    </w:rPr>
                    <w:t>Ppre_bar</w:t>
                  </w:r>
                  <w:proofErr w:type="spellEnd"/>
                </w:p>
              </w:tc>
              <w:tc>
                <w:tcPr>
                  <w:tcW w:w="2169" w:type="dxa"/>
                </w:tcPr>
                <w:p w14:paraId="0000003A" w14:textId="77777777" w:rsidR="00557457" w:rsidRPr="00811BD8" w:rsidRDefault="00557457">
                  <w:pPr>
                    <w:rPr>
                      <w:color w:val="000000"/>
                      <w:lang w:val="en-US"/>
                    </w:rPr>
                  </w:pPr>
                </w:p>
              </w:tc>
            </w:tr>
            <w:tr w:rsidR="00557457" w:rsidRPr="00811BD8" w14:paraId="1DA3A970" w14:textId="77777777">
              <w:trPr>
                <w:jc w:val="center"/>
              </w:trPr>
              <w:tc>
                <w:tcPr>
                  <w:tcW w:w="2169" w:type="dxa"/>
                  <w:vAlign w:val="bottom"/>
                </w:tcPr>
                <w:p w14:paraId="0000003B" w14:textId="77777777" w:rsidR="00557457" w:rsidRPr="00811BD8" w:rsidRDefault="00000000">
                  <w:pPr>
                    <w:rPr>
                      <w:color w:val="FF0000"/>
                      <w:lang w:val="en-US"/>
                    </w:rPr>
                  </w:pPr>
                  <w:proofErr w:type="spellStart"/>
                  <w:r w:rsidRPr="00811BD8">
                    <w:rPr>
                      <w:color w:val="000000"/>
                      <w:lang w:val="en-US"/>
                    </w:rPr>
                    <w:t>Psyst_bar</w:t>
                  </w:r>
                  <w:proofErr w:type="spellEnd"/>
                </w:p>
              </w:tc>
              <w:tc>
                <w:tcPr>
                  <w:tcW w:w="2169" w:type="dxa"/>
                </w:tcPr>
                <w:p w14:paraId="0000003C" w14:textId="77777777" w:rsidR="00557457" w:rsidRPr="00811BD8" w:rsidRDefault="00557457">
                  <w:pPr>
                    <w:rPr>
                      <w:color w:val="000000"/>
                      <w:lang w:val="en-US"/>
                    </w:rPr>
                  </w:pPr>
                </w:p>
              </w:tc>
            </w:tr>
            <w:tr w:rsidR="00557457" w:rsidRPr="00811BD8" w14:paraId="2AA7E79C" w14:textId="77777777">
              <w:trPr>
                <w:jc w:val="center"/>
              </w:trPr>
              <w:tc>
                <w:tcPr>
                  <w:tcW w:w="2169" w:type="dxa"/>
                  <w:vAlign w:val="bottom"/>
                </w:tcPr>
                <w:p w14:paraId="0000003D" w14:textId="77777777" w:rsidR="00557457" w:rsidRPr="00811BD8" w:rsidRDefault="00000000">
                  <w:pPr>
                    <w:rPr>
                      <w:color w:val="FF0000"/>
                      <w:lang w:val="en-US"/>
                    </w:rPr>
                  </w:pPr>
                  <w:proofErr w:type="spellStart"/>
                  <w:r w:rsidRPr="00811BD8">
                    <w:rPr>
                      <w:color w:val="000000"/>
                      <w:lang w:val="en-US"/>
                    </w:rPr>
                    <w:t>Pexh_bar</w:t>
                  </w:r>
                  <w:proofErr w:type="spellEnd"/>
                </w:p>
              </w:tc>
              <w:tc>
                <w:tcPr>
                  <w:tcW w:w="2169" w:type="dxa"/>
                </w:tcPr>
                <w:p w14:paraId="0000003E" w14:textId="77777777" w:rsidR="00557457" w:rsidRPr="00811BD8" w:rsidRDefault="00557457">
                  <w:pPr>
                    <w:rPr>
                      <w:color w:val="000000"/>
                      <w:lang w:val="en-US"/>
                    </w:rPr>
                  </w:pPr>
                </w:p>
              </w:tc>
            </w:tr>
            <w:tr w:rsidR="00557457" w:rsidRPr="00811BD8" w14:paraId="066D0ED0" w14:textId="77777777">
              <w:trPr>
                <w:jc w:val="center"/>
              </w:trPr>
              <w:tc>
                <w:tcPr>
                  <w:tcW w:w="2169" w:type="dxa"/>
                </w:tcPr>
                <w:p w14:paraId="0000003F" w14:textId="77777777" w:rsidR="00557457" w:rsidRPr="00811BD8" w:rsidRDefault="00557457">
                  <w:pPr>
                    <w:rPr>
                      <w:lang w:val="en-US"/>
                    </w:rPr>
                  </w:pPr>
                </w:p>
              </w:tc>
              <w:tc>
                <w:tcPr>
                  <w:tcW w:w="2169" w:type="dxa"/>
                </w:tcPr>
                <w:p w14:paraId="00000040" w14:textId="77777777" w:rsidR="00557457" w:rsidRPr="00811BD8" w:rsidRDefault="00557457">
                  <w:pPr>
                    <w:rPr>
                      <w:lang w:val="en-US"/>
                    </w:rPr>
                  </w:pPr>
                </w:p>
              </w:tc>
            </w:tr>
            <w:tr w:rsidR="00557457" w:rsidRPr="00811BD8" w14:paraId="20DDEB73" w14:textId="77777777">
              <w:trPr>
                <w:jc w:val="center"/>
              </w:trPr>
              <w:tc>
                <w:tcPr>
                  <w:tcW w:w="2169" w:type="dxa"/>
                </w:tcPr>
                <w:p w14:paraId="00000041" w14:textId="77777777" w:rsidR="00557457" w:rsidRPr="00811BD8" w:rsidRDefault="00557457">
                  <w:pPr>
                    <w:rPr>
                      <w:lang w:val="en-US"/>
                    </w:rPr>
                  </w:pPr>
                </w:p>
              </w:tc>
              <w:tc>
                <w:tcPr>
                  <w:tcW w:w="2169" w:type="dxa"/>
                </w:tcPr>
                <w:p w14:paraId="00000042" w14:textId="77777777" w:rsidR="00557457" w:rsidRPr="00811BD8" w:rsidRDefault="00557457">
                  <w:pPr>
                    <w:rPr>
                      <w:lang w:val="en-US"/>
                    </w:rPr>
                  </w:pPr>
                </w:p>
              </w:tc>
            </w:tr>
            <w:tr w:rsidR="00557457" w:rsidRPr="00811BD8" w14:paraId="7C9E62DB" w14:textId="77777777">
              <w:trPr>
                <w:jc w:val="center"/>
              </w:trPr>
              <w:tc>
                <w:tcPr>
                  <w:tcW w:w="2169" w:type="dxa"/>
                </w:tcPr>
                <w:p w14:paraId="00000043" w14:textId="77777777" w:rsidR="00557457" w:rsidRPr="00811BD8" w:rsidRDefault="00557457">
                  <w:pPr>
                    <w:rPr>
                      <w:lang w:val="en-US"/>
                    </w:rPr>
                  </w:pPr>
                </w:p>
              </w:tc>
              <w:tc>
                <w:tcPr>
                  <w:tcW w:w="2169" w:type="dxa"/>
                </w:tcPr>
                <w:p w14:paraId="00000044" w14:textId="77777777" w:rsidR="00557457" w:rsidRPr="00811BD8" w:rsidRDefault="00557457">
                  <w:pPr>
                    <w:rPr>
                      <w:lang w:val="en-US"/>
                    </w:rPr>
                  </w:pPr>
                </w:p>
              </w:tc>
            </w:tr>
          </w:tbl>
          <w:p w14:paraId="00000045" w14:textId="77777777" w:rsidR="00557457" w:rsidRPr="00811BD8" w:rsidRDefault="00557457">
            <w:pPr>
              <w:rPr>
                <w:lang w:val="en-US"/>
              </w:rPr>
            </w:pPr>
          </w:p>
          <w:p w14:paraId="00000046" w14:textId="77777777" w:rsidR="00557457" w:rsidRPr="00811BD8" w:rsidRDefault="00000000">
            <w:pPr>
              <w:rPr>
                <w:lang w:val="en-US"/>
              </w:rPr>
            </w:pPr>
            <w:r w:rsidRPr="00811BD8">
              <w:rPr>
                <w:b/>
                <w:lang w:val="en-US"/>
              </w:rPr>
              <w:t>Note:</w:t>
            </w:r>
            <w:r w:rsidRPr="00811BD8">
              <w:rPr>
                <w:lang w:val="en-US"/>
              </w:rPr>
              <w:t xml:space="preserve"> </w:t>
            </w:r>
            <w:r w:rsidRPr="00811BD8">
              <w:rPr>
                <w:lang w:val="en-US"/>
              </w:rPr>
              <w:tab/>
            </w:r>
            <w:r w:rsidRPr="00811BD8">
              <w:rPr>
                <w:lang w:val="en-US"/>
              </w:rPr>
              <w:tab/>
              <w:t>8 channels * 7200 floats * 1000 cycles &gt;450 MB in TDMS (binary) format.</w:t>
            </w:r>
          </w:p>
          <w:p w14:paraId="00000047" w14:textId="77777777" w:rsidR="00557457" w:rsidRPr="00811BD8" w:rsidRDefault="00000000">
            <w:pPr>
              <w:ind w:firstLine="360"/>
              <w:rPr>
                <w:b/>
                <w:lang w:val="en-US"/>
              </w:rPr>
            </w:pPr>
            <w:r w:rsidRPr="00811BD8">
              <w:rPr>
                <w:b/>
                <w:lang w:val="en-US"/>
              </w:rPr>
              <w:t>A.2. Cycle averaged file:</w:t>
            </w:r>
          </w:p>
          <w:p w14:paraId="00000048"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lastRenderedPageBreak/>
              <w:t>Format: TDMS (.tdms). 1 file per test.</w:t>
            </w:r>
          </w:p>
          <w:p w14:paraId="00000049"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Triggered by the test operator or by errors.</w:t>
            </w:r>
          </w:p>
          <w:p w14:paraId="0000004A"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Cycle averages of relevant variables: cylinder pressure metrics, combustion metrics, etc., plus value of the variables streamed from the time synchronous tasks (control settings, AI, etc.)</w:t>
            </w:r>
          </w:p>
          <w:p w14:paraId="0000004B"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Up to 1000 cycles. User can select a lower cycle number (see A.1). 1 row per cycle.</w:t>
            </w:r>
          </w:p>
          <w:p w14:paraId="0000004C"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Automatic naming extracted from a configuration files.</w:t>
            </w:r>
          </w:p>
          <w:p w14:paraId="0000004D"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 xml:space="preserve">File naming: APC_CRIO9049_DATE_HOUR_TESTCODE_ID_ </w:t>
            </w:r>
            <w:proofErr w:type="spellStart"/>
            <w:r w:rsidRPr="00811BD8">
              <w:rPr>
                <w:color w:val="000000"/>
                <w:lang w:val="en-US"/>
              </w:rPr>
              <w:t>CycleAVG.tdms</w:t>
            </w:r>
            <w:proofErr w:type="spellEnd"/>
          </w:p>
          <w:p w14:paraId="0000004E" w14:textId="77777777" w:rsidR="00557457" w:rsidRPr="00811BD8" w:rsidRDefault="00000000">
            <w:pPr>
              <w:pBdr>
                <w:top w:val="nil"/>
                <w:left w:val="nil"/>
                <w:bottom w:val="nil"/>
                <w:right w:val="nil"/>
                <w:between w:val="nil"/>
              </w:pBdr>
              <w:spacing w:after="0"/>
              <w:ind w:left="720"/>
              <w:rPr>
                <w:color w:val="000000"/>
                <w:lang w:val="en-US"/>
              </w:rPr>
            </w:pPr>
            <w:r w:rsidRPr="00811BD8">
              <w:rPr>
                <w:color w:val="000000"/>
                <w:lang w:val="en-US"/>
              </w:rPr>
              <w:t>(e.g.</w:t>
            </w:r>
            <w:r w:rsidRPr="00811BD8">
              <w:rPr>
                <w:color w:val="000000"/>
                <w:lang w:val="en-US"/>
              </w:rPr>
              <w:tab/>
              <w:t xml:space="preserve">         APC_CRIO9049_231010_103306_CO2swept_0013_CycleAVG.tdms)</w:t>
            </w:r>
          </w:p>
          <w:p w14:paraId="0000004F" w14:textId="77777777" w:rsidR="00557457" w:rsidRPr="00811BD8" w:rsidRDefault="00557457">
            <w:pPr>
              <w:pBdr>
                <w:top w:val="nil"/>
                <w:left w:val="nil"/>
                <w:bottom w:val="nil"/>
                <w:right w:val="nil"/>
                <w:between w:val="nil"/>
              </w:pBdr>
              <w:spacing w:after="0"/>
              <w:ind w:left="720"/>
              <w:rPr>
                <w:color w:val="000000"/>
                <w:lang w:val="en-US"/>
              </w:rPr>
            </w:pPr>
          </w:p>
          <w:p w14:paraId="00000050" w14:textId="77777777" w:rsidR="00557457" w:rsidRPr="00811BD8" w:rsidRDefault="00000000">
            <w:pPr>
              <w:numPr>
                <w:ilvl w:val="0"/>
                <w:numId w:val="3"/>
              </w:numPr>
              <w:pBdr>
                <w:top w:val="nil"/>
                <w:left w:val="nil"/>
                <w:bottom w:val="nil"/>
                <w:right w:val="nil"/>
                <w:between w:val="nil"/>
              </w:pBdr>
              <w:rPr>
                <w:color w:val="000000"/>
                <w:lang w:val="en-US"/>
              </w:rPr>
            </w:pPr>
            <w:r w:rsidRPr="00811BD8">
              <w:rPr>
                <w:color w:val="000000"/>
                <w:lang w:val="en-US"/>
              </w:rPr>
              <w:t xml:space="preserve">Included signals: </w:t>
            </w:r>
          </w:p>
          <w:tbl>
            <w:tblPr>
              <w:tblStyle w:val="a1"/>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651"/>
              <w:gridCol w:w="2871"/>
            </w:tblGrid>
            <w:tr w:rsidR="00557457" w:rsidRPr="00811BD8" w14:paraId="634361B8" w14:textId="77777777">
              <w:trPr>
                <w:jc w:val="center"/>
              </w:trPr>
              <w:tc>
                <w:tcPr>
                  <w:tcW w:w="2972" w:type="dxa"/>
                </w:tcPr>
                <w:p w14:paraId="00000051" w14:textId="77777777" w:rsidR="00557457" w:rsidRPr="00811BD8" w:rsidRDefault="00000000">
                  <w:pPr>
                    <w:rPr>
                      <w:b/>
                      <w:lang w:val="en-US"/>
                    </w:rPr>
                  </w:pPr>
                  <w:r w:rsidRPr="00811BD8">
                    <w:rPr>
                      <w:b/>
                      <w:lang w:val="en-US"/>
                    </w:rPr>
                    <w:t>CRIO9049 controls</w:t>
                  </w:r>
                </w:p>
              </w:tc>
              <w:tc>
                <w:tcPr>
                  <w:tcW w:w="2651" w:type="dxa"/>
                </w:tcPr>
                <w:p w14:paraId="00000052" w14:textId="77777777" w:rsidR="00557457" w:rsidRPr="00811BD8" w:rsidRDefault="00000000">
                  <w:pPr>
                    <w:rPr>
                      <w:b/>
                      <w:lang w:val="en-US"/>
                    </w:rPr>
                  </w:pPr>
                  <w:r w:rsidRPr="00811BD8">
                    <w:rPr>
                      <w:b/>
                      <w:lang w:val="en-US"/>
                    </w:rPr>
                    <w:t>CAS calculation results</w:t>
                  </w:r>
                </w:p>
              </w:tc>
              <w:tc>
                <w:tcPr>
                  <w:tcW w:w="2871" w:type="dxa"/>
                </w:tcPr>
                <w:p w14:paraId="00000053" w14:textId="77777777" w:rsidR="00557457" w:rsidRPr="00811BD8" w:rsidRDefault="00000000">
                  <w:pPr>
                    <w:rPr>
                      <w:b/>
                      <w:lang w:val="en-US"/>
                    </w:rPr>
                  </w:pPr>
                  <w:r w:rsidRPr="00811BD8">
                    <w:rPr>
                      <w:b/>
                      <w:lang w:val="en-US"/>
                    </w:rPr>
                    <w:t>CRIO9056 variables</w:t>
                  </w:r>
                </w:p>
              </w:tc>
            </w:tr>
            <w:tr w:rsidR="00557457" w:rsidRPr="00811BD8" w14:paraId="2B08BAEB" w14:textId="77777777">
              <w:trPr>
                <w:jc w:val="center"/>
              </w:trPr>
              <w:tc>
                <w:tcPr>
                  <w:tcW w:w="2972" w:type="dxa"/>
                  <w:vAlign w:val="bottom"/>
                </w:tcPr>
                <w:p w14:paraId="00000054" w14:textId="77777777" w:rsidR="00557457" w:rsidRPr="00811BD8" w:rsidRDefault="00000000">
                  <w:pPr>
                    <w:rPr>
                      <w:color w:val="FF0000"/>
                      <w:lang w:val="en-US"/>
                    </w:rPr>
                  </w:pPr>
                  <w:r w:rsidRPr="00811BD8">
                    <w:rPr>
                      <w:color w:val="000000"/>
                      <w:lang w:val="en-US"/>
                    </w:rPr>
                    <w:t>TimeStamp9049_ms</w:t>
                  </w:r>
                </w:p>
              </w:tc>
              <w:tc>
                <w:tcPr>
                  <w:tcW w:w="2651" w:type="dxa"/>
                  <w:vAlign w:val="bottom"/>
                </w:tcPr>
                <w:p w14:paraId="00000055" w14:textId="77777777" w:rsidR="00557457" w:rsidRPr="00811BD8" w:rsidRDefault="00000000">
                  <w:pPr>
                    <w:rPr>
                      <w:color w:val="FF0000"/>
                      <w:lang w:val="en-US"/>
                    </w:rPr>
                  </w:pPr>
                  <w:r w:rsidRPr="00811BD8">
                    <w:rPr>
                      <w:color w:val="000000"/>
                      <w:lang w:val="en-US"/>
                    </w:rPr>
                    <w:t>WF_PT_012avg_bar</w:t>
                  </w:r>
                </w:p>
              </w:tc>
              <w:tc>
                <w:tcPr>
                  <w:tcW w:w="2871" w:type="dxa"/>
                  <w:vAlign w:val="bottom"/>
                </w:tcPr>
                <w:p w14:paraId="00000056" w14:textId="77777777" w:rsidR="00557457" w:rsidRPr="00811BD8" w:rsidRDefault="00000000">
                  <w:pPr>
                    <w:rPr>
                      <w:color w:val="FF0000"/>
                      <w:lang w:val="en-US"/>
                    </w:rPr>
                  </w:pPr>
                  <w:r w:rsidRPr="00811BD8">
                    <w:rPr>
                      <w:color w:val="000000"/>
                      <w:lang w:val="en-US"/>
                    </w:rPr>
                    <w:t>TimeStamp9056_ms</w:t>
                  </w:r>
                </w:p>
              </w:tc>
            </w:tr>
            <w:tr w:rsidR="00557457" w:rsidRPr="00811BD8" w14:paraId="08F79281" w14:textId="77777777">
              <w:trPr>
                <w:jc w:val="center"/>
              </w:trPr>
              <w:tc>
                <w:tcPr>
                  <w:tcW w:w="2972" w:type="dxa"/>
                  <w:vAlign w:val="bottom"/>
                </w:tcPr>
                <w:p w14:paraId="00000057" w14:textId="77777777" w:rsidR="00557457" w:rsidRPr="00811BD8" w:rsidRDefault="00000000">
                  <w:pPr>
                    <w:rPr>
                      <w:color w:val="FF0000"/>
                      <w:lang w:val="en-US"/>
                    </w:rPr>
                  </w:pPr>
                  <w:r w:rsidRPr="00811BD8">
                    <w:rPr>
                      <w:color w:val="000000"/>
                      <w:lang w:val="en-US"/>
                    </w:rPr>
                    <w:t>TimeStamp9056echo_ms</w:t>
                  </w:r>
                </w:p>
              </w:tc>
              <w:tc>
                <w:tcPr>
                  <w:tcW w:w="2651" w:type="dxa"/>
                  <w:vAlign w:val="bottom"/>
                </w:tcPr>
                <w:p w14:paraId="00000058" w14:textId="77777777" w:rsidR="00557457" w:rsidRPr="00811BD8" w:rsidRDefault="00000000">
                  <w:pPr>
                    <w:rPr>
                      <w:color w:val="FF0000"/>
                      <w:lang w:val="en-US"/>
                    </w:rPr>
                  </w:pPr>
                  <w:r w:rsidRPr="00811BD8">
                    <w:rPr>
                      <w:color w:val="000000"/>
                      <w:lang w:val="en-US"/>
                    </w:rPr>
                    <w:t>WF_PT_005avg_bar</w:t>
                  </w:r>
                </w:p>
              </w:tc>
              <w:tc>
                <w:tcPr>
                  <w:tcW w:w="2871" w:type="dxa"/>
                  <w:vAlign w:val="bottom"/>
                </w:tcPr>
                <w:p w14:paraId="00000059" w14:textId="77777777" w:rsidR="00557457" w:rsidRPr="00811BD8" w:rsidRDefault="00000000">
                  <w:pPr>
                    <w:rPr>
                      <w:color w:val="FF0000"/>
                      <w:lang w:val="en-US"/>
                    </w:rPr>
                  </w:pPr>
                  <w:r w:rsidRPr="00811BD8">
                    <w:rPr>
                      <w:color w:val="000000"/>
                      <w:lang w:val="en-US"/>
                    </w:rPr>
                    <w:t>SystemState_i8</w:t>
                  </w:r>
                </w:p>
              </w:tc>
            </w:tr>
            <w:tr w:rsidR="00557457" w:rsidRPr="00811BD8" w14:paraId="1CBC1D22" w14:textId="77777777">
              <w:trPr>
                <w:jc w:val="center"/>
              </w:trPr>
              <w:tc>
                <w:tcPr>
                  <w:tcW w:w="2972" w:type="dxa"/>
                  <w:vAlign w:val="bottom"/>
                </w:tcPr>
                <w:p w14:paraId="0000005A" w14:textId="77777777" w:rsidR="00557457" w:rsidRPr="00811BD8" w:rsidRDefault="00000000">
                  <w:pPr>
                    <w:rPr>
                      <w:color w:val="FF0000"/>
                      <w:lang w:val="en-US"/>
                    </w:rPr>
                  </w:pPr>
                  <w:proofErr w:type="spellStart"/>
                  <w:r w:rsidRPr="00811BD8">
                    <w:rPr>
                      <w:color w:val="000000"/>
                      <w:lang w:val="en-US"/>
                    </w:rPr>
                    <w:t>InjectionState_b</w:t>
                  </w:r>
                  <w:proofErr w:type="spellEnd"/>
                </w:p>
              </w:tc>
              <w:tc>
                <w:tcPr>
                  <w:tcW w:w="2651" w:type="dxa"/>
                  <w:vAlign w:val="bottom"/>
                </w:tcPr>
                <w:p w14:paraId="0000005B" w14:textId="77777777" w:rsidR="00557457" w:rsidRPr="00811BD8" w:rsidRDefault="00000000">
                  <w:pPr>
                    <w:rPr>
                      <w:color w:val="FF0000"/>
                      <w:lang w:val="en-US"/>
                    </w:rPr>
                  </w:pPr>
                  <w:r w:rsidRPr="00811BD8">
                    <w:rPr>
                      <w:color w:val="000000"/>
                      <w:lang w:val="en-US"/>
                    </w:rPr>
                    <w:t>IMEPg1_bar</w:t>
                  </w:r>
                </w:p>
              </w:tc>
              <w:tc>
                <w:tcPr>
                  <w:tcW w:w="2871" w:type="dxa"/>
                  <w:vAlign w:val="bottom"/>
                </w:tcPr>
                <w:p w14:paraId="0000005C" w14:textId="77777777" w:rsidR="00557457" w:rsidRPr="00811BD8" w:rsidRDefault="00000000">
                  <w:pPr>
                    <w:rPr>
                      <w:color w:val="FF0000"/>
                      <w:lang w:val="en-US"/>
                    </w:rPr>
                  </w:pPr>
                  <w:r w:rsidRPr="00811BD8">
                    <w:rPr>
                      <w:color w:val="000000"/>
                      <w:lang w:val="en-US"/>
                    </w:rPr>
                    <w:t>WF_PT_001_bar</w:t>
                  </w:r>
                </w:p>
              </w:tc>
            </w:tr>
            <w:tr w:rsidR="00557457" w:rsidRPr="00811BD8" w14:paraId="77B652A7" w14:textId="77777777">
              <w:trPr>
                <w:jc w:val="center"/>
              </w:trPr>
              <w:tc>
                <w:tcPr>
                  <w:tcW w:w="2972" w:type="dxa"/>
                  <w:vAlign w:val="bottom"/>
                </w:tcPr>
                <w:p w14:paraId="0000005D" w14:textId="77777777" w:rsidR="00557457" w:rsidRPr="00811BD8" w:rsidRDefault="00000000">
                  <w:pPr>
                    <w:rPr>
                      <w:color w:val="FF0000"/>
                      <w:lang w:val="en-US"/>
                    </w:rPr>
                  </w:pPr>
                  <w:proofErr w:type="spellStart"/>
                  <w:r w:rsidRPr="00811BD8">
                    <w:rPr>
                      <w:color w:val="000000"/>
                      <w:lang w:val="en-US"/>
                    </w:rPr>
                    <w:t>InjEnable_b</w:t>
                  </w:r>
                  <w:proofErr w:type="spellEnd"/>
                </w:p>
              </w:tc>
              <w:tc>
                <w:tcPr>
                  <w:tcW w:w="2651" w:type="dxa"/>
                  <w:vAlign w:val="bottom"/>
                </w:tcPr>
                <w:p w14:paraId="0000005E" w14:textId="77777777" w:rsidR="00557457" w:rsidRPr="00811BD8" w:rsidRDefault="00000000">
                  <w:pPr>
                    <w:rPr>
                      <w:color w:val="FF0000"/>
                      <w:lang w:val="en-US"/>
                    </w:rPr>
                  </w:pPr>
                  <w:r w:rsidRPr="00811BD8">
                    <w:rPr>
                      <w:color w:val="000000"/>
                      <w:lang w:val="en-US"/>
                    </w:rPr>
                    <w:t>IMEPg2_bar</w:t>
                  </w:r>
                </w:p>
              </w:tc>
              <w:tc>
                <w:tcPr>
                  <w:tcW w:w="2871" w:type="dxa"/>
                  <w:vAlign w:val="bottom"/>
                </w:tcPr>
                <w:p w14:paraId="0000005F" w14:textId="77777777" w:rsidR="00557457" w:rsidRPr="00811BD8" w:rsidRDefault="00000000">
                  <w:pPr>
                    <w:rPr>
                      <w:color w:val="FF0000"/>
                      <w:lang w:val="en-US"/>
                    </w:rPr>
                  </w:pPr>
                  <w:r w:rsidRPr="00811BD8">
                    <w:rPr>
                      <w:color w:val="000000"/>
                      <w:lang w:val="en-US"/>
                    </w:rPr>
                    <w:t>WF_OA_001_O2_perc</w:t>
                  </w:r>
                </w:p>
              </w:tc>
            </w:tr>
            <w:tr w:rsidR="00557457" w:rsidRPr="00811BD8" w14:paraId="288DBE71" w14:textId="77777777">
              <w:trPr>
                <w:jc w:val="center"/>
              </w:trPr>
              <w:tc>
                <w:tcPr>
                  <w:tcW w:w="2972" w:type="dxa"/>
                  <w:vAlign w:val="bottom"/>
                </w:tcPr>
                <w:p w14:paraId="00000060" w14:textId="77777777" w:rsidR="00557457" w:rsidRPr="00811BD8" w:rsidRDefault="00000000">
                  <w:pPr>
                    <w:rPr>
                      <w:color w:val="FF0000"/>
                      <w:lang w:val="en-US"/>
                    </w:rPr>
                  </w:pPr>
                  <w:proofErr w:type="spellStart"/>
                  <w:r w:rsidRPr="00811BD8">
                    <w:rPr>
                      <w:color w:val="000000"/>
                      <w:lang w:val="en-US"/>
                    </w:rPr>
                    <w:t>MainEnable_b</w:t>
                  </w:r>
                  <w:proofErr w:type="spellEnd"/>
                </w:p>
              </w:tc>
              <w:tc>
                <w:tcPr>
                  <w:tcW w:w="2651" w:type="dxa"/>
                  <w:vAlign w:val="bottom"/>
                </w:tcPr>
                <w:p w14:paraId="00000061" w14:textId="77777777" w:rsidR="00557457" w:rsidRPr="00811BD8" w:rsidRDefault="00000000">
                  <w:pPr>
                    <w:rPr>
                      <w:color w:val="FF0000"/>
                      <w:lang w:val="en-US"/>
                    </w:rPr>
                  </w:pPr>
                  <w:r w:rsidRPr="00811BD8">
                    <w:rPr>
                      <w:color w:val="000000"/>
                      <w:lang w:val="en-US"/>
                    </w:rPr>
                    <w:t>IMEPg3_bar</w:t>
                  </w:r>
                </w:p>
              </w:tc>
              <w:tc>
                <w:tcPr>
                  <w:tcW w:w="2871" w:type="dxa"/>
                  <w:vAlign w:val="bottom"/>
                </w:tcPr>
                <w:p w14:paraId="00000062" w14:textId="77777777" w:rsidR="00557457" w:rsidRPr="00811BD8" w:rsidRDefault="00000000">
                  <w:pPr>
                    <w:rPr>
                      <w:color w:val="FF0000"/>
                      <w:lang w:val="en-US"/>
                    </w:rPr>
                  </w:pPr>
                  <w:r w:rsidRPr="00811BD8">
                    <w:rPr>
                      <w:color w:val="000000"/>
                      <w:lang w:val="en-US"/>
                    </w:rPr>
                    <w:t>WF_OA_001_O2corr_perc</w:t>
                  </w:r>
                </w:p>
              </w:tc>
            </w:tr>
            <w:tr w:rsidR="00557457" w:rsidRPr="00811BD8" w14:paraId="60CFAC92" w14:textId="77777777">
              <w:trPr>
                <w:jc w:val="center"/>
              </w:trPr>
              <w:tc>
                <w:tcPr>
                  <w:tcW w:w="2972" w:type="dxa"/>
                  <w:vAlign w:val="bottom"/>
                </w:tcPr>
                <w:p w14:paraId="00000063" w14:textId="77777777" w:rsidR="00557457" w:rsidRPr="00811BD8" w:rsidRDefault="00000000">
                  <w:pPr>
                    <w:rPr>
                      <w:color w:val="FF0000"/>
                      <w:lang w:val="en-US"/>
                    </w:rPr>
                  </w:pPr>
                  <w:proofErr w:type="spellStart"/>
                  <w:r w:rsidRPr="00811BD8">
                    <w:rPr>
                      <w:color w:val="000000"/>
                      <w:lang w:val="en-US"/>
                    </w:rPr>
                    <w:t>MainDuration_ms</w:t>
                  </w:r>
                  <w:proofErr w:type="spellEnd"/>
                </w:p>
              </w:tc>
              <w:tc>
                <w:tcPr>
                  <w:tcW w:w="2651" w:type="dxa"/>
                  <w:vAlign w:val="bottom"/>
                </w:tcPr>
                <w:p w14:paraId="00000064" w14:textId="77777777" w:rsidR="00557457" w:rsidRPr="00811BD8" w:rsidRDefault="00000000">
                  <w:pPr>
                    <w:rPr>
                      <w:color w:val="FF0000"/>
                      <w:lang w:val="en-US"/>
                    </w:rPr>
                  </w:pPr>
                  <w:r w:rsidRPr="00811BD8">
                    <w:rPr>
                      <w:color w:val="000000"/>
                      <w:lang w:val="en-US"/>
                    </w:rPr>
                    <w:t>IMEPg4_bar</w:t>
                  </w:r>
                </w:p>
              </w:tc>
              <w:tc>
                <w:tcPr>
                  <w:tcW w:w="2871" w:type="dxa"/>
                  <w:vAlign w:val="bottom"/>
                </w:tcPr>
                <w:p w14:paraId="00000065" w14:textId="77777777" w:rsidR="00557457" w:rsidRPr="00811BD8" w:rsidRDefault="00000000">
                  <w:pPr>
                    <w:rPr>
                      <w:color w:val="FF0000"/>
                      <w:lang w:val="en-US"/>
                    </w:rPr>
                  </w:pPr>
                  <w:r w:rsidRPr="00811BD8">
                    <w:rPr>
                      <w:color w:val="000000"/>
                      <w:lang w:val="en-US"/>
                    </w:rPr>
                    <w:t>WF_OA_001_Lambda_r</w:t>
                  </w:r>
                </w:p>
              </w:tc>
            </w:tr>
            <w:tr w:rsidR="00557457" w:rsidRPr="00811BD8" w14:paraId="1A1C4DBC" w14:textId="77777777">
              <w:trPr>
                <w:jc w:val="center"/>
              </w:trPr>
              <w:tc>
                <w:tcPr>
                  <w:tcW w:w="2972" w:type="dxa"/>
                  <w:vAlign w:val="bottom"/>
                </w:tcPr>
                <w:p w14:paraId="00000066" w14:textId="77777777" w:rsidR="00557457" w:rsidRPr="00811BD8" w:rsidRDefault="00000000">
                  <w:pPr>
                    <w:rPr>
                      <w:color w:val="FF0000"/>
                      <w:lang w:val="en-US"/>
                    </w:rPr>
                  </w:pPr>
                  <w:proofErr w:type="spellStart"/>
                  <w:r w:rsidRPr="00811BD8">
                    <w:rPr>
                      <w:color w:val="000000"/>
                      <w:lang w:val="en-US"/>
                    </w:rPr>
                    <w:t>MainSOI_CADBTDC</w:t>
                  </w:r>
                  <w:proofErr w:type="spellEnd"/>
                </w:p>
              </w:tc>
              <w:tc>
                <w:tcPr>
                  <w:tcW w:w="2651" w:type="dxa"/>
                  <w:vAlign w:val="bottom"/>
                </w:tcPr>
                <w:p w14:paraId="00000067" w14:textId="77777777" w:rsidR="00557457" w:rsidRPr="00811BD8" w:rsidRDefault="00000000">
                  <w:pPr>
                    <w:rPr>
                      <w:color w:val="FF0000"/>
                      <w:lang w:val="en-US"/>
                    </w:rPr>
                  </w:pPr>
                  <w:r w:rsidRPr="00811BD8">
                    <w:rPr>
                      <w:color w:val="000000"/>
                      <w:lang w:val="en-US"/>
                    </w:rPr>
                    <w:t>IMEPg5_bar</w:t>
                  </w:r>
                </w:p>
              </w:tc>
              <w:tc>
                <w:tcPr>
                  <w:tcW w:w="2871" w:type="dxa"/>
                  <w:vAlign w:val="bottom"/>
                </w:tcPr>
                <w:p w14:paraId="00000068" w14:textId="77777777" w:rsidR="00557457" w:rsidRPr="00811BD8" w:rsidRDefault="00000000">
                  <w:pPr>
                    <w:rPr>
                      <w:color w:val="FF0000"/>
                      <w:lang w:val="en-US"/>
                    </w:rPr>
                  </w:pPr>
                  <w:r w:rsidRPr="00811BD8">
                    <w:rPr>
                      <w:color w:val="000000"/>
                      <w:lang w:val="en-US"/>
                    </w:rPr>
                    <w:t>WF_OA_002_O2_perc</w:t>
                  </w:r>
                </w:p>
              </w:tc>
            </w:tr>
            <w:tr w:rsidR="00557457" w:rsidRPr="00811BD8" w14:paraId="4ADEDFF7" w14:textId="77777777">
              <w:trPr>
                <w:jc w:val="center"/>
              </w:trPr>
              <w:tc>
                <w:tcPr>
                  <w:tcW w:w="2972" w:type="dxa"/>
                  <w:vAlign w:val="bottom"/>
                </w:tcPr>
                <w:p w14:paraId="00000069" w14:textId="77777777" w:rsidR="00557457" w:rsidRPr="00811BD8" w:rsidRDefault="00000000">
                  <w:pPr>
                    <w:rPr>
                      <w:color w:val="FF0000"/>
                      <w:lang w:val="en-US"/>
                    </w:rPr>
                  </w:pPr>
                  <w:proofErr w:type="spellStart"/>
                  <w:r w:rsidRPr="00811BD8">
                    <w:rPr>
                      <w:color w:val="000000"/>
                      <w:lang w:val="en-US"/>
                    </w:rPr>
                    <w:t>SparkEnable_b</w:t>
                  </w:r>
                  <w:proofErr w:type="spellEnd"/>
                </w:p>
              </w:tc>
              <w:tc>
                <w:tcPr>
                  <w:tcW w:w="2651" w:type="dxa"/>
                  <w:vAlign w:val="bottom"/>
                </w:tcPr>
                <w:p w14:paraId="0000006A" w14:textId="77777777" w:rsidR="00557457" w:rsidRPr="00811BD8" w:rsidRDefault="00000000">
                  <w:pPr>
                    <w:rPr>
                      <w:color w:val="FF0000"/>
                      <w:lang w:val="en-US"/>
                    </w:rPr>
                  </w:pPr>
                  <w:r w:rsidRPr="00811BD8">
                    <w:rPr>
                      <w:color w:val="000000"/>
                      <w:lang w:val="en-US"/>
                    </w:rPr>
                    <w:t>IMEPg6_bar</w:t>
                  </w:r>
                </w:p>
              </w:tc>
              <w:tc>
                <w:tcPr>
                  <w:tcW w:w="2871" w:type="dxa"/>
                  <w:vAlign w:val="bottom"/>
                </w:tcPr>
                <w:p w14:paraId="0000006B" w14:textId="77777777" w:rsidR="00557457" w:rsidRPr="00811BD8" w:rsidRDefault="00000000">
                  <w:pPr>
                    <w:rPr>
                      <w:color w:val="FF0000"/>
                      <w:lang w:val="en-US"/>
                    </w:rPr>
                  </w:pPr>
                  <w:r w:rsidRPr="00811BD8">
                    <w:rPr>
                      <w:color w:val="000000"/>
                      <w:lang w:val="en-US"/>
                    </w:rPr>
                    <w:t>WF_OA_002_Lambda_r</w:t>
                  </w:r>
                </w:p>
              </w:tc>
            </w:tr>
            <w:tr w:rsidR="00557457" w:rsidRPr="00811BD8" w14:paraId="6342E92F" w14:textId="77777777">
              <w:trPr>
                <w:jc w:val="center"/>
              </w:trPr>
              <w:tc>
                <w:tcPr>
                  <w:tcW w:w="2972" w:type="dxa"/>
                  <w:vAlign w:val="bottom"/>
                </w:tcPr>
                <w:p w14:paraId="0000006C" w14:textId="77777777" w:rsidR="00557457" w:rsidRPr="00811BD8" w:rsidRDefault="00000000">
                  <w:pPr>
                    <w:rPr>
                      <w:color w:val="FF0000"/>
                      <w:lang w:val="en-US"/>
                    </w:rPr>
                  </w:pPr>
                  <w:proofErr w:type="spellStart"/>
                  <w:r w:rsidRPr="00811BD8">
                    <w:rPr>
                      <w:color w:val="000000"/>
                      <w:lang w:val="en-US"/>
                    </w:rPr>
                    <w:t>SparkTiming_CADBTDC</w:t>
                  </w:r>
                  <w:proofErr w:type="spellEnd"/>
                </w:p>
              </w:tc>
              <w:tc>
                <w:tcPr>
                  <w:tcW w:w="2651" w:type="dxa"/>
                  <w:vAlign w:val="bottom"/>
                </w:tcPr>
                <w:p w14:paraId="0000006D" w14:textId="77777777" w:rsidR="00557457" w:rsidRPr="00811BD8" w:rsidRDefault="00000000">
                  <w:pPr>
                    <w:rPr>
                      <w:color w:val="FF0000"/>
                      <w:lang w:val="en-US"/>
                    </w:rPr>
                  </w:pPr>
                  <w:r w:rsidRPr="00811BD8">
                    <w:rPr>
                      <w:color w:val="000000"/>
                      <w:lang w:val="en-US"/>
                    </w:rPr>
                    <w:t>IMEPn1_bar</w:t>
                  </w:r>
                </w:p>
              </w:tc>
              <w:tc>
                <w:tcPr>
                  <w:tcW w:w="2871" w:type="dxa"/>
                  <w:vAlign w:val="bottom"/>
                </w:tcPr>
                <w:p w14:paraId="0000006E" w14:textId="77777777" w:rsidR="00557457" w:rsidRPr="00811BD8" w:rsidRDefault="00000000">
                  <w:pPr>
                    <w:rPr>
                      <w:color w:val="FF0000"/>
                      <w:lang w:val="en-US"/>
                    </w:rPr>
                  </w:pPr>
                  <w:r w:rsidRPr="00811BD8">
                    <w:rPr>
                      <w:color w:val="000000"/>
                      <w:lang w:val="en-US"/>
                    </w:rPr>
                    <w:t>WF_OA_002_NOx_ppm</w:t>
                  </w:r>
                </w:p>
              </w:tc>
            </w:tr>
            <w:tr w:rsidR="00557457" w:rsidRPr="00811BD8" w14:paraId="18F8A3D7" w14:textId="77777777">
              <w:trPr>
                <w:jc w:val="center"/>
              </w:trPr>
              <w:tc>
                <w:tcPr>
                  <w:tcW w:w="2972" w:type="dxa"/>
                </w:tcPr>
                <w:p w14:paraId="0000006F" w14:textId="77777777" w:rsidR="00557457" w:rsidRPr="00811BD8" w:rsidRDefault="00557457">
                  <w:pPr>
                    <w:rPr>
                      <w:color w:val="FF0000"/>
                      <w:lang w:val="en-US"/>
                    </w:rPr>
                  </w:pPr>
                </w:p>
              </w:tc>
              <w:tc>
                <w:tcPr>
                  <w:tcW w:w="2651" w:type="dxa"/>
                  <w:vAlign w:val="bottom"/>
                </w:tcPr>
                <w:p w14:paraId="00000070" w14:textId="77777777" w:rsidR="00557457" w:rsidRPr="00811BD8" w:rsidRDefault="00000000">
                  <w:pPr>
                    <w:rPr>
                      <w:color w:val="FF0000"/>
                      <w:lang w:val="en-US"/>
                    </w:rPr>
                  </w:pPr>
                  <w:r w:rsidRPr="00811BD8">
                    <w:rPr>
                      <w:color w:val="000000"/>
                      <w:lang w:val="en-US"/>
                    </w:rPr>
                    <w:t>IMEPn2_bar</w:t>
                  </w:r>
                </w:p>
              </w:tc>
              <w:tc>
                <w:tcPr>
                  <w:tcW w:w="2871" w:type="dxa"/>
                  <w:vAlign w:val="bottom"/>
                </w:tcPr>
                <w:p w14:paraId="00000071" w14:textId="77777777" w:rsidR="00557457" w:rsidRPr="00811BD8" w:rsidRDefault="00000000">
                  <w:pPr>
                    <w:rPr>
                      <w:color w:val="FF0000"/>
                      <w:lang w:val="en-US"/>
                    </w:rPr>
                  </w:pPr>
                  <w:r w:rsidRPr="00811BD8">
                    <w:rPr>
                      <w:color w:val="000000"/>
                      <w:lang w:val="en-US"/>
                    </w:rPr>
                    <w:t>EO_PT_001_bar</w:t>
                  </w:r>
                </w:p>
              </w:tc>
            </w:tr>
            <w:tr w:rsidR="00557457" w:rsidRPr="00811BD8" w14:paraId="15B23AF0" w14:textId="77777777">
              <w:trPr>
                <w:jc w:val="center"/>
              </w:trPr>
              <w:tc>
                <w:tcPr>
                  <w:tcW w:w="2972" w:type="dxa"/>
                </w:tcPr>
                <w:p w14:paraId="00000072" w14:textId="77777777" w:rsidR="00557457" w:rsidRPr="00811BD8" w:rsidRDefault="00557457">
                  <w:pPr>
                    <w:rPr>
                      <w:color w:val="FF0000"/>
                      <w:lang w:val="en-US"/>
                    </w:rPr>
                  </w:pPr>
                </w:p>
              </w:tc>
              <w:tc>
                <w:tcPr>
                  <w:tcW w:w="2651" w:type="dxa"/>
                  <w:vAlign w:val="bottom"/>
                </w:tcPr>
                <w:p w14:paraId="00000073" w14:textId="77777777" w:rsidR="00557457" w:rsidRPr="00811BD8" w:rsidRDefault="00000000">
                  <w:pPr>
                    <w:rPr>
                      <w:color w:val="FF0000"/>
                      <w:lang w:val="en-US"/>
                    </w:rPr>
                  </w:pPr>
                  <w:r w:rsidRPr="00811BD8">
                    <w:rPr>
                      <w:color w:val="000000"/>
                      <w:lang w:val="en-US"/>
                    </w:rPr>
                    <w:t>IMEPn3_bar</w:t>
                  </w:r>
                </w:p>
              </w:tc>
              <w:tc>
                <w:tcPr>
                  <w:tcW w:w="2871" w:type="dxa"/>
                  <w:vAlign w:val="bottom"/>
                </w:tcPr>
                <w:p w14:paraId="00000074" w14:textId="77777777" w:rsidR="00557457" w:rsidRPr="00811BD8" w:rsidRDefault="00000000">
                  <w:pPr>
                    <w:rPr>
                      <w:color w:val="FF0000"/>
                      <w:lang w:val="en-US"/>
                    </w:rPr>
                  </w:pPr>
                  <w:proofErr w:type="spellStart"/>
                  <w:r w:rsidRPr="00811BD8">
                    <w:rPr>
                      <w:color w:val="000000"/>
                      <w:lang w:val="en-US"/>
                    </w:rPr>
                    <w:t>TORQUE_Nm</w:t>
                  </w:r>
                  <w:proofErr w:type="spellEnd"/>
                </w:p>
              </w:tc>
            </w:tr>
            <w:tr w:rsidR="00557457" w:rsidRPr="00811BD8" w14:paraId="718BB5C4" w14:textId="77777777">
              <w:trPr>
                <w:jc w:val="center"/>
              </w:trPr>
              <w:tc>
                <w:tcPr>
                  <w:tcW w:w="2972" w:type="dxa"/>
                </w:tcPr>
                <w:p w14:paraId="00000075" w14:textId="77777777" w:rsidR="00557457" w:rsidRPr="00811BD8" w:rsidRDefault="00557457">
                  <w:pPr>
                    <w:rPr>
                      <w:color w:val="FF0000"/>
                      <w:lang w:val="en-US"/>
                    </w:rPr>
                  </w:pPr>
                </w:p>
              </w:tc>
              <w:tc>
                <w:tcPr>
                  <w:tcW w:w="2651" w:type="dxa"/>
                  <w:vAlign w:val="bottom"/>
                </w:tcPr>
                <w:p w14:paraId="00000076" w14:textId="77777777" w:rsidR="00557457" w:rsidRPr="00811BD8" w:rsidRDefault="00000000">
                  <w:pPr>
                    <w:rPr>
                      <w:color w:val="FF0000"/>
                      <w:lang w:val="en-US"/>
                    </w:rPr>
                  </w:pPr>
                  <w:r w:rsidRPr="00811BD8">
                    <w:rPr>
                      <w:color w:val="000000"/>
                      <w:lang w:val="en-US"/>
                    </w:rPr>
                    <w:t>IMEPn4_bar</w:t>
                  </w:r>
                </w:p>
              </w:tc>
              <w:tc>
                <w:tcPr>
                  <w:tcW w:w="2871" w:type="dxa"/>
                  <w:vAlign w:val="bottom"/>
                </w:tcPr>
                <w:p w14:paraId="00000077" w14:textId="77777777" w:rsidR="00557457" w:rsidRPr="00811BD8" w:rsidRDefault="00000000">
                  <w:pPr>
                    <w:rPr>
                      <w:color w:val="BFBFBF"/>
                      <w:lang w:val="en-US"/>
                    </w:rPr>
                  </w:pPr>
                  <w:r w:rsidRPr="00811BD8">
                    <w:rPr>
                      <w:color w:val="BFBFBF"/>
                      <w:lang w:val="en-US"/>
                    </w:rPr>
                    <w:t xml:space="preserve">NI9205_9_V </w:t>
                  </w:r>
                  <w:r w:rsidRPr="00811BD8">
                    <w:rPr>
                      <w:color w:val="BFBFBF"/>
                      <w:sz w:val="16"/>
                      <w:szCs w:val="16"/>
                      <w:lang w:val="en-US"/>
                    </w:rPr>
                    <w:t>(channels not used)</w:t>
                  </w:r>
                </w:p>
              </w:tc>
            </w:tr>
            <w:tr w:rsidR="00557457" w:rsidRPr="00811BD8" w14:paraId="17C92355" w14:textId="77777777">
              <w:trPr>
                <w:jc w:val="center"/>
              </w:trPr>
              <w:tc>
                <w:tcPr>
                  <w:tcW w:w="2972" w:type="dxa"/>
                </w:tcPr>
                <w:p w14:paraId="00000078" w14:textId="77777777" w:rsidR="00557457" w:rsidRPr="00811BD8" w:rsidRDefault="00557457">
                  <w:pPr>
                    <w:rPr>
                      <w:color w:val="FF0000"/>
                      <w:lang w:val="en-US"/>
                    </w:rPr>
                  </w:pPr>
                </w:p>
              </w:tc>
              <w:tc>
                <w:tcPr>
                  <w:tcW w:w="2651" w:type="dxa"/>
                  <w:vAlign w:val="bottom"/>
                </w:tcPr>
                <w:p w14:paraId="00000079" w14:textId="77777777" w:rsidR="00557457" w:rsidRPr="00811BD8" w:rsidRDefault="00000000">
                  <w:pPr>
                    <w:rPr>
                      <w:color w:val="FF0000"/>
                      <w:lang w:val="en-US"/>
                    </w:rPr>
                  </w:pPr>
                  <w:r w:rsidRPr="00811BD8">
                    <w:rPr>
                      <w:color w:val="000000"/>
                      <w:lang w:val="en-US"/>
                    </w:rPr>
                    <w:t>IMEPn5_bar</w:t>
                  </w:r>
                </w:p>
              </w:tc>
              <w:tc>
                <w:tcPr>
                  <w:tcW w:w="2871" w:type="dxa"/>
                  <w:vAlign w:val="bottom"/>
                </w:tcPr>
                <w:p w14:paraId="0000007A" w14:textId="77777777" w:rsidR="00557457" w:rsidRPr="00811BD8" w:rsidRDefault="00000000">
                  <w:pPr>
                    <w:rPr>
                      <w:color w:val="BFBFBF"/>
                      <w:lang w:val="en-US"/>
                    </w:rPr>
                  </w:pPr>
                  <w:r w:rsidRPr="00811BD8">
                    <w:rPr>
                      <w:color w:val="BFBFBF"/>
                      <w:lang w:val="en-US"/>
                    </w:rPr>
                    <w:t>NI9205_10_V</w:t>
                  </w:r>
                </w:p>
              </w:tc>
            </w:tr>
            <w:tr w:rsidR="00557457" w:rsidRPr="00811BD8" w14:paraId="1A5D2290" w14:textId="77777777">
              <w:trPr>
                <w:jc w:val="center"/>
              </w:trPr>
              <w:tc>
                <w:tcPr>
                  <w:tcW w:w="2972" w:type="dxa"/>
                </w:tcPr>
                <w:p w14:paraId="0000007B" w14:textId="77777777" w:rsidR="00557457" w:rsidRPr="00811BD8" w:rsidRDefault="00557457">
                  <w:pPr>
                    <w:rPr>
                      <w:color w:val="FF0000"/>
                      <w:lang w:val="en-US"/>
                    </w:rPr>
                  </w:pPr>
                </w:p>
              </w:tc>
              <w:tc>
                <w:tcPr>
                  <w:tcW w:w="2651" w:type="dxa"/>
                  <w:vAlign w:val="bottom"/>
                </w:tcPr>
                <w:p w14:paraId="0000007C" w14:textId="77777777" w:rsidR="00557457" w:rsidRPr="00811BD8" w:rsidRDefault="00000000">
                  <w:pPr>
                    <w:rPr>
                      <w:color w:val="FF0000"/>
                      <w:lang w:val="en-US"/>
                    </w:rPr>
                  </w:pPr>
                  <w:r w:rsidRPr="00811BD8">
                    <w:rPr>
                      <w:color w:val="000000"/>
                      <w:lang w:val="en-US"/>
                    </w:rPr>
                    <w:t>IMEPn6_bar</w:t>
                  </w:r>
                </w:p>
              </w:tc>
              <w:tc>
                <w:tcPr>
                  <w:tcW w:w="2871" w:type="dxa"/>
                  <w:vAlign w:val="bottom"/>
                </w:tcPr>
                <w:p w14:paraId="0000007D" w14:textId="77777777" w:rsidR="00557457" w:rsidRPr="00811BD8" w:rsidRDefault="00000000">
                  <w:pPr>
                    <w:rPr>
                      <w:color w:val="BFBFBF"/>
                      <w:lang w:val="en-US"/>
                    </w:rPr>
                  </w:pPr>
                  <w:r w:rsidRPr="00811BD8">
                    <w:rPr>
                      <w:color w:val="BFBFBF"/>
                      <w:lang w:val="en-US"/>
                    </w:rPr>
                    <w:t>NI9205_11_V</w:t>
                  </w:r>
                </w:p>
              </w:tc>
            </w:tr>
            <w:tr w:rsidR="00557457" w:rsidRPr="00811BD8" w14:paraId="0203A803" w14:textId="77777777">
              <w:trPr>
                <w:jc w:val="center"/>
              </w:trPr>
              <w:tc>
                <w:tcPr>
                  <w:tcW w:w="2972" w:type="dxa"/>
                </w:tcPr>
                <w:p w14:paraId="0000007E" w14:textId="77777777" w:rsidR="00557457" w:rsidRPr="00811BD8" w:rsidRDefault="00557457">
                  <w:pPr>
                    <w:rPr>
                      <w:color w:val="FF0000"/>
                      <w:lang w:val="en-US"/>
                    </w:rPr>
                  </w:pPr>
                </w:p>
              </w:tc>
              <w:tc>
                <w:tcPr>
                  <w:tcW w:w="2651" w:type="dxa"/>
                  <w:vAlign w:val="bottom"/>
                </w:tcPr>
                <w:p w14:paraId="0000007F" w14:textId="77777777" w:rsidR="00557457" w:rsidRPr="00811BD8" w:rsidRDefault="00000000">
                  <w:pPr>
                    <w:rPr>
                      <w:color w:val="FF0000"/>
                      <w:lang w:val="en-US"/>
                    </w:rPr>
                  </w:pPr>
                  <w:r w:rsidRPr="00811BD8">
                    <w:rPr>
                      <w:color w:val="000000"/>
                      <w:lang w:val="en-US"/>
                    </w:rPr>
                    <w:t>PMEP1_bar</w:t>
                  </w:r>
                </w:p>
              </w:tc>
              <w:tc>
                <w:tcPr>
                  <w:tcW w:w="2871" w:type="dxa"/>
                  <w:vAlign w:val="bottom"/>
                </w:tcPr>
                <w:p w14:paraId="00000080" w14:textId="77777777" w:rsidR="00557457" w:rsidRPr="00811BD8" w:rsidRDefault="00000000">
                  <w:pPr>
                    <w:rPr>
                      <w:color w:val="BFBFBF"/>
                      <w:lang w:val="en-US"/>
                    </w:rPr>
                  </w:pPr>
                  <w:r w:rsidRPr="00811BD8">
                    <w:rPr>
                      <w:color w:val="BFBFBF"/>
                      <w:lang w:val="en-US"/>
                    </w:rPr>
                    <w:t>NI9205_12_V</w:t>
                  </w:r>
                </w:p>
              </w:tc>
            </w:tr>
            <w:tr w:rsidR="00557457" w:rsidRPr="00811BD8" w14:paraId="61512952" w14:textId="77777777">
              <w:trPr>
                <w:jc w:val="center"/>
              </w:trPr>
              <w:tc>
                <w:tcPr>
                  <w:tcW w:w="2972" w:type="dxa"/>
                </w:tcPr>
                <w:p w14:paraId="00000081" w14:textId="77777777" w:rsidR="00557457" w:rsidRPr="00811BD8" w:rsidRDefault="00557457">
                  <w:pPr>
                    <w:rPr>
                      <w:color w:val="FF0000"/>
                      <w:lang w:val="en-US"/>
                    </w:rPr>
                  </w:pPr>
                </w:p>
              </w:tc>
              <w:tc>
                <w:tcPr>
                  <w:tcW w:w="2651" w:type="dxa"/>
                  <w:vAlign w:val="bottom"/>
                </w:tcPr>
                <w:p w14:paraId="00000082" w14:textId="77777777" w:rsidR="00557457" w:rsidRPr="00811BD8" w:rsidRDefault="00000000">
                  <w:pPr>
                    <w:rPr>
                      <w:color w:val="FF0000"/>
                      <w:lang w:val="en-US"/>
                    </w:rPr>
                  </w:pPr>
                  <w:r w:rsidRPr="00811BD8">
                    <w:rPr>
                      <w:color w:val="000000"/>
                      <w:lang w:val="en-US"/>
                    </w:rPr>
                    <w:t>PMEP2_bar</w:t>
                  </w:r>
                </w:p>
              </w:tc>
              <w:tc>
                <w:tcPr>
                  <w:tcW w:w="2871" w:type="dxa"/>
                  <w:vAlign w:val="bottom"/>
                </w:tcPr>
                <w:p w14:paraId="00000083" w14:textId="77777777" w:rsidR="00557457" w:rsidRPr="00811BD8" w:rsidRDefault="00000000">
                  <w:pPr>
                    <w:rPr>
                      <w:color w:val="BFBFBF"/>
                      <w:lang w:val="en-US"/>
                    </w:rPr>
                  </w:pPr>
                  <w:r w:rsidRPr="00811BD8">
                    <w:rPr>
                      <w:color w:val="BFBFBF"/>
                      <w:lang w:val="en-US"/>
                    </w:rPr>
                    <w:t>NI9205_13_V</w:t>
                  </w:r>
                </w:p>
              </w:tc>
            </w:tr>
            <w:tr w:rsidR="00557457" w:rsidRPr="00811BD8" w14:paraId="01AB0B68" w14:textId="77777777">
              <w:trPr>
                <w:jc w:val="center"/>
              </w:trPr>
              <w:tc>
                <w:tcPr>
                  <w:tcW w:w="2972" w:type="dxa"/>
                </w:tcPr>
                <w:p w14:paraId="00000084" w14:textId="77777777" w:rsidR="00557457" w:rsidRPr="00811BD8" w:rsidRDefault="00557457">
                  <w:pPr>
                    <w:rPr>
                      <w:color w:val="FF0000"/>
                      <w:lang w:val="en-US"/>
                    </w:rPr>
                  </w:pPr>
                </w:p>
              </w:tc>
              <w:tc>
                <w:tcPr>
                  <w:tcW w:w="2651" w:type="dxa"/>
                  <w:vAlign w:val="bottom"/>
                </w:tcPr>
                <w:p w14:paraId="00000085" w14:textId="77777777" w:rsidR="00557457" w:rsidRPr="00811BD8" w:rsidRDefault="00000000">
                  <w:pPr>
                    <w:rPr>
                      <w:color w:val="FF0000"/>
                      <w:lang w:val="en-US"/>
                    </w:rPr>
                  </w:pPr>
                  <w:r w:rsidRPr="00811BD8">
                    <w:rPr>
                      <w:color w:val="000000"/>
                      <w:lang w:val="en-US"/>
                    </w:rPr>
                    <w:t>PMEP3_bar</w:t>
                  </w:r>
                </w:p>
              </w:tc>
              <w:tc>
                <w:tcPr>
                  <w:tcW w:w="2871" w:type="dxa"/>
                  <w:vAlign w:val="bottom"/>
                </w:tcPr>
                <w:p w14:paraId="00000086" w14:textId="77777777" w:rsidR="00557457" w:rsidRPr="00811BD8" w:rsidRDefault="00000000">
                  <w:pPr>
                    <w:rPr>
                      <w:color w:val="BFBFBF"/>
                      <w:lang w:val="en-US"/>
                    </w:rPr>
                  </w:pPr>
                  <w:r w:rsidRPr="00811BD8">
                    <w:rPr>
                      <w:color w:val="BFBFBF"/>
                      <w:lang w:val="en-US"/>
                    </w:rPr>
                    <w:t>NI9205_14_V</w:t>
                  </w:r>
                </w:p>
              </w:tc>
            </w:tr>
            <w:tr w:rsidR="00557457" w:rsidRPr="00811BD8" w14:paraId="19E14C61" w14:textId="77777777">
              <w:trPr>
                <w:jc w:val="center"/>
              </w:trPr>
              <w:tc>
                <w:tcPr>
                  <w:tcW w:w="2972" w:type="dxa"/>
                </w:tcPr>
                <w:p w14:paraId="00000087" w14:textId="77777777" w:rsidR="00557457" w:rsidRPr="00811BD8" w:rsidRDefault="00557457">
                  <w:pPr>
                    <w:rPr>
                      <w:color w:val="FF0000"/>
                      <w:lang w:val="en-US"/>
                    </w:rPr>
                  </w:pPr>
                </w:p>
              </w:tc>
              <w:tc>
                <w:tcPr>
                  <w:tcW w:w="2651" w:type="dxa"/>
                  <w:vAlign w:val="bottom"/>
                </w:tcPr>
                <w:p w14:paraId="00000088" w14:textId="77777777" w:rsidR="00557457" w:rsidRPr="00811BD8" w:rsidRDefault="00000000">
                  <w:pPr>
                    <w:rPr>
                      <w:color w:val="FF0000"/>
                      <w:lang w:val="en-US"/>
                    </w:rPr>
                  </w:pPr>
                  <w:r w:rsidRPr="00811BD8">
                    <w:rPr>
                      <w:color w:val="000000"/>
                      <w:lang w:val="en-US"/>
                    </w:rPr>
                    <w:t>PMEP4_bar</w:t>
                  </w:r>
                </w:p>
              </w:tc>
              <w:tc>
                <w:tcPr>
                  <w:tcW w:w="2871" w:type="dxa"/>
                  <w:vAlign w:val="bottom"/>
                </w:tcPr>
                <w:p w14:paraId="00000089" w14:textId="77777777" w:rsidR="00557457" w:rsidRPr="00811BD8" w:rsidRDefault="00000000">
                  <w:pPr>
                    <w:rPr>
                      <w:color w:val="BFBFBF"/>
                      <w:lang w:val="en-US"/>
                    </w:rPr>
                  </w:pPr>
                  <w:r w:rsidRPr="00811BD8">
                    <w:rPr>
                      <w:color w:val="BFBFBF"/>
                      <w:lang w:val="en-US"/>
                    </w:rPr>
                    <w:t>NI9205_15_V</w:t>
                  </w:r>
                </w:p>
              </w:tc>
            </w:tr>
            <w:tr w:rsidR="00557457" w:rsidRPr="00811BD8" w14:paraId="733BF689" w14:textId="77777777">
              <w:trPr>
                <w:jc w:val="center"/>
              </w:trPr>
              <w:tc>
                <w:tcPr>
                  <w:tcW w:w="2972" w:type="dxa"/>
                </w:tcPr>
                <w:p w14:paraId="0000008A" w14:textId="77777777" w:rsidR="00557457" w:rsidRPr="00811BD8" w:rsidRDefault="00557457">
                  <w:pPr>
                    <w:rPr>
                      <w:color w:val="FF0000"/>
                      <w:lang w:val="en-US"/>
                    </w:rPr>
                  </w:pPr>
                </w:p>
              </w:tc>
              <w:tc>
                <w:tcPr>
                  <w:tcW w:w="2651" w:type="dxa"/>
                  <w:vAlign w:val="bottom"/>
                </w:tcPr>
                <w:p w14:paraId="0000008B" w14:textId="77777777" w:rsidR="00557457" w:rsidRPr="00811BD8" w:rsidRDefault="00000000">
                  <w:pPr>
                    <w:rPr>
                      <w:color w:val="FF0000"/>
                      <w:lang w:val="en-US"/>
                    </w:rPr>
                  </w:pPr>
                  <w:r w:rsidRPr="00811BD8">
                    <w:rPr>
                      <w:color w:val="000000"/>
                      <w:lang w:val="en-US"/>
                    </w:rPr>
                    <w:t>PMEP5_bar</w:t>
                  </w:r>
                </w:p>
              </w:tc>
              <w:tc>
                <w:tcPr>
                  <w:tcW w:w="2871" w:type="dxa"/>
                  <w:vAlign w:val="bottom"/>
                </w:tcPr>
                <w:p w14:paraId="0000008C" w14:textId="77777777" w:rsidR="00557457" w:rsidRPr="00811BD8" w:rsidRDefault="00000000">
                  <w:pPr>
                    <w:rPr>
                      <w:color w:val="FF0000"/>
                      <w:lang w:val="en-US"/>
                    </w:rPr>
                  </w:pPr>
                  <w:r w:rsidRPr="00811BD8">
                    <w:rPr>
                      <w:color w:val="000000"/>
                      <w:lang w:val="en-US"/>
                    </w:rPr>
                    <w:t>NG_FT_001_kgs</w:t>
                  </w:r>
                </w:p>
              </w:tc>
            </w:tr>
            <w:tr w:rsidR="00557457" w:rsidRPr="00811BD8" w14:paraId="5E6DD9AF" w14:textId="77777777">
              <w:trPr>
                <w:jc w:val="center"/>
              </w:trPr>
              <w:tc>
                <w:tcPr>
                  <w:tcW w:w="2972" w:type="dxa"/>
                </w:tcPr>
                <w:p w14:paraId="0000008D" w14:textId="77777777" w:rsidR="00557457" w:rsidRPr="00811BD8" w:rsidRDefault="00557457">
                  <w:pPr>
                    <w:rPr>
                      <w:color w:val="FF0000"/>
                      <w:lang w:val="en-US"/>
                    </w:rPr>
                  </w:pPr>
                </w:p>
              </w:tc>
              <w:tc>
                <w:tcPr>
                  <w:tcW w:w="2651" w:type="dxa"/>
                  <w:vAlign w:val="bottom"/>
                </w:tcPr>
                <w:p w14:paraId="0000008E" w14:textId="77777777" w:rsidR="00557457" w:rsidRPr="00811BD8" w:rsidRDefault="00000000">
                  <w:pPr>
                    <w:rPr>
                      <w:color w:val="FF0000"/>
                      <w:lang w:val="en-US"/>
                    </w:rPr>
                  </w:pPr>
                  <w:r w:rsidRPr="00811BD8">
                    <w:rPr>
                      <w:color w:val="000000"/>
                      <w:lang w:val="en-US"/>
                    </w:rPr>
                    <w:t>PMEP6_bar</w:t>
                  </w:r>
                </w:p>
              </w:tc>
              <w:tc>
                <w:tcPr>
                  <w:tcW w:w="2871" w:type="dxa"/>
                  <w:vAlign w:val="bottom"/>
                </w:tcPr>
                <w:p w14:paraId="0000008F" w14:textId="77777777" w:rsidR="00557457" w:rsidRPr="00811BD8" w:rsidRDefault="00000000">
                  <w:pPr>
                    <w:rPr>
                      <w:color w:val="FF0000"/>
                      <w:lang w:val="en-US"/>
                    </w:rPr>
                  </w:pPr>
                  <w:r w:rsidRPr="00811BD8">
                    <w:rPr>
                      <w:color w:val="000000"/>
                      <w:lang w:val="en-US"/>
                    </w:rPr>
                    <w:t>NG_PT_001_bar</w:t>
                  </w:r>
                </w:p>
              </w:tc>
            </w:tr>
            <w:tr w:rsidR="00557457" w:rsidRPr="00811BD8" w14:paraId="3744E86A" w14:textId="77777777">
              <w:trPr>
                <w:jc w:val="center"/>
              </w:trPr>
              <w:tc>
                <w:tcPr>
                  <w:tcW w:w="2972" w:type="dxa"/>
                </w:tcPr>
                <w:p w14:paraId="00000090" w14:textId="77777777" w:rsidR="00557457" w:rsidRPr="00811BD8" w:rsidRDefault="00557457">
                  <w:pPr>
                    <w:rPr>
                      <w:color w:val="FF0000"/>
                      <w:lang w:val="en-US"/>
                    </w:rPr>
                  </w:pPr>
                </w:p>
              </w:tc>
              <w:tc>
                <w:tcPr>
                  <w:tcW w:w="2651" w:type="dxa"/>
                  <w:vAlign w:val="bottom"/>
                </w:tcPr>
                <w:p w14:paraId="00000091" w14:textId="77777777" w:rsidR="00557457" w:rsidRPr="00811BD8" w:rsidRDefault="00000000">
                  <w:pPr>
                    <w:rPr>
                      <w:color w:val="FF0000"/>
                      <w:lang w:val="en-US"/>
                    </w:rPr>
                  </w:pPr>
                  <w:r w:rsidRPr="00811BD8">
                    <w:rPr>
                      <w:color w:val="000000"/>
                      <w:lang w:val="en-US"/>
                    </w:rPr>
                    <w:t>MaxPcyl1_bar</w:t>
                  </w:r>
                </w:p>
              </w:tc>
              <w:tc>
                <w:tcPr>
                  <w:tcW w:w="2871" w:type="dxa"/>
                  <w:vAlign w:val="bottom"/>
                </w:tcPr>
                <w:p w14:paraId="00000092" w14:textId="77777777" w:rsidR="00557457" w:rsidRPr="00811BD8" w:rsidRDefault="00000000">
                  <w:pPr>
                    <w:rPr>
                      <w:color w:val="FF0000"/>
                      <w:lang w:val="en-US"/>
                    </w:rPr>
                  </w:pPr>
                  <w:r w:rsidRPr="00811BD8">
                    <w:rPr>
                      <w:color w:val="000000"/>
                      <w:lang w:val="en-US"/>
                    </w:rPr>
                    <w:t>NGDI_PT_001_bar</w:t>
                  </w:r>
                </w:p>
              </w:tc>
            </w:tr>
            <w:tr w:rsidR="00557457" w:rsidRPr="00811BD8" w14:paraId="6994FC2D" w14:textId="77777777">
              <w:trPr>
                <w:jc w:val="center"/>
              </w:trPr>
              <w:tc>
                <w:tcPr>
                  <w:tcW w:w="2972" w:type="dxa"/>
                </w:tcPr>
                <w:p w14:paraId="00000093" w14:textId="77777777" w:rsidR="00557457" w:rsidRPr="00811BD8" w:rsidRDefault="00557457">
                  <w:pPr>
                    <w:rPr>
                      <w:color w:val="FF0000"/>
                      <w:lang w:val="en-US"/>
                    </w:rPr>
                  </w:pPr>
                </w:p>
              </w:tc>
              <w:tc>
                <w:tcPr>
                  <w:tcW w:w="2651" w:type="dxa"/>
                  <w:vAlign w:val="bottom"/>
                </w:tcPr>
                <w:p w14:paraId="00000094" w14:textId="77777777" w:rsidR="00557457" w:rsidRPr="00811BD8" w:rsidRDefault="00000000">
                  <w:pPr>
                    <w:rPr>
                      <w:color w:val="FF0000"/>
                      <w:lang w:val="en-US"/>
                    </w:rPr>
                  </w:pPr>
                  <w:r w:rsidRPr="00811BD8">
                    <w:rPr>
                      <w:color w:val="000000"/>
                      <w:lang w:val="en-US"/>
                    </w:rPr>
                    <w:t>MaxPcyl2_bar</w:t>
                  </w:r>
                </w:p>
              </w:tc>
              <w:tc>
                <w:tcPr>
                  <w:tcW w:w="2871" w:type="dxa"/>
                  <w:vAlign w:val="bottom"/>
                </w:tcPr>
                <w:p w14:paraId="00000095" w14:textId="77777777" w:rsidR="00557457" w:rsidRPr="00811BD8" w:rsidRDefault="00000000">
                  <w:pPr>
                    <w:rPr>
                      <w:color w:val="FF0000"/>
                      <w:lang w:val="en-US"/>
                    </w:rPr>
                  </w:pPr>
                  <w:r w:rsidRPr="00811BD8">
                    <w:rPr>
                      <w:color w:val="000000"/>
                      <w:lang w:val="en-US"/>
                    </w:rPr>
                    <w:t>O2_FC_001_kgs</w:t>
                  </w:r>
                </w:p>
              </w:tc>
            </w:tr>
            <w:tr w:rsidR="00557457" w:rsidRPr="00811BD8" w14:paraId="139B4A1A" w14:textId="77777777">
              <w:trPr>
                <w:jc w:val="center"/>
              </w:trPr>
              <w:tc>
                <w:tcPr>
                  <w:tcW w:w="2972" w:type="dxa"/>
                </w:tcPr>
                <w:p w14:paraId="00000096" w14:textId="77777777" w:rsidR="00557457" w:rsidRPr="00811BD8" w:rsidRDefault="00557457">
                  <w:pPr>
                    <w:rPr>
                      <w:color w:val="FF0000"/>
                      <w:lang w:val="en-US"/>
                    </w:rPr>
                  </w:pPr>
                </w:p>
              </w:tc>
              <w:tc>
                <w:tcPr>
                  <w:tcW w:w="2651" w:type="dxa"/>
                  <w:vAlign w:val="bottom"/>
                </w:tcPr>
                <w:p w14:paraId="00000097" w14:textId="77777777" w:rsidR="00557457" w:rsidRPr="00811BD8" w:rsidRDefault="00000000">
                  <w:pPr>
                    <w:rPr>
                      <w:color w:val="FF0000"/>
                      <w:lang w:val="en-US"/>
                    </w:rPr>
                  </w:pPr>
                  <w:r w:rsidRPr="00811BD8">
                    <w:rPr>
                      <w:color w:val="000000"/>
                      <w:lang w:val="en-US"/>
                    </w:rPr>
                    <w:t>MaxPcyl3_bar</w:t>
                  </w:r>
                </w:p>
              </w:tc>
              <w:tc>
                <w:tcPr>
                  <w:tcW w:w="2871" w:type="dxa"/>
                  <w:vAlign w:val="bottom"/>
                </w:tcPr>
                <w:p w14:paraId="00000098" w14:textId="77777777" w:rsidR="00557457" w:rsidRPr="00811BD8" w:rsidRDefault="00000000">
                  <w:pPr>
                    <w:rPr>
                      <w:color w:val="FF0000"/>
                      <w:lang w:val="en-US"/>
                    </w:rPr>
                  </w:pPr>
                  <w:r w:rsidRPr="00811BD8">
                    <w:rPr>
                      <w:color w:val="000000"/>
                      <w:lang w:val="en-US"/>
                    </w:rPr>
                    <w:t>NG_FC_001_kgs</w:t>
                  </w:r>
                </w:p>
              </w:tc>
            </w:tr>
            <w:tr w:rsidR="00557457" w:rsidRPr="00811BD8" w14:paraId="477695AC" w14:textId="77777777">
              <w:trPr>
                <w:jc w:val="center"/>
              </w:trPr>
              <w:tc>
                <w:tcPr>
                  <w:tcW w:w="2972" w:type="dxa"/>
                </w:tcPr>
                <w:p w14:paraId="00000099" w14:textId="77777777" w:rsidR="00557457" w:rsidRPr="00811BD8" w:rsidRDefault="00557457">
                  <w:pPr>
                    <w:rPr>
                      <w:color w:val="FF0000"/>
                      <w:lang w:val="en-US"/>
                    </w:rPr>
                  </w:pPr>
                </w:p>
              </w:tc>
              <w:tc>
                <w:tcPr>
                  <w:tcW w:w="2651" w:type="dxa"/>
                  <w:vAlign w:val="bottom"/>
                </w:tcPr>
                <w:p w14:paraId="0000009A" w14:textId="77777777" w:rsidR="00557457" w:rsidRPr="00811BD8" w:rsidRDefault="00000000">
                  <w:pPr>
                    <w:rPr>
                      <w:color w:val="FF0000"/>
                      <w:lang w:val="en-US"/>
                    </w:rPr>
                  </w:pPr>
                  <w:r w:rsidRPr="00811BD8">
                    <w:rPr>
                      <w:color w:val="000000"/>
                      <w:lang w:val="en-US"/>
                    </w:rPr>
                    <w:t>MaxPcyl4_bar</w:t>
                  </w:r>
                </w:p>
              </w:tc>
              <w:tc>
                <w:tcPr>
                  <w:tcW w:w="2871" w:type="dxa"/>
                  <w:vAlign w:val="bottom"/>
                </w:tcPr>
                <w:p w14:paraId="0000009B" w14:textId="77777777" w:rsidR="00557457" w:rsidRPr="00811BD8" w:rsidRDefault="00000000">
                  <w:pPr>
                    <w:rPr>
                      <w:color w:val="FF0000"/>
                      <w:lang w:val="en-US"/>
                    </w:rPr>
                  </w:pPr>
                  <w:r w:rsidRPr="00811BD8">
                    <w:rPr>
                      <w:color w:val="000000"/>
                      <w:lang w:val="en-US"/>
                    </w:rPr>
                    <w:t>NGDI_FT_001_kgs</w:t>
                  </w:r>
                </w:p>
              </w:tc>
            </w:tr>
            <w:tr w:rsidR="00557457" w:rsidRPr="00811BD8" w14:paraId="2B58B33D" w14:textId="77777777">
              <w:trPr>
                <w:jc w:val="center"/>
              </w:trPr>
              <w:tc>
                <w:tcPr>
                  <w:tcW w:w="2972" w:type="dxa"/>
                </w:tcPr>
                <w:p w14:paraId="0000009C" w14:textId="77777777" w:rsidR="00557457" w:rsidRPr="00811BD8" w:rsidRDefault="00557457">
                  <w:pPr>
                    <w:rPr>
                      <w:color w:val="FF0000"/>
                      <w:lang w:val="en-US"/>
                    </w:rPr>
                  </w:pPr>
                </w:p>
              </w:tc>
              <w:tc>
                <w:tcPr>
                  <w:tcW w:w="2651" w:type="dxa"/>
                  <w:vAlign w:val="bottom"/>
                </w:tcPr>
                <w:p w14:paraId="0000009D" w14:textId="77777777" w:rsidR="00557457" w:rsidRPr="00811BD8" w:rsidRDefault="00000000">
                  <w:pPr>
                    <w:rPr>
                      <w:color w:val="FF0000"/>
                      <w:lang w:val="en-US"/>
                    </w:rPr>
                  </w:pPr>
                  <w:r w:rsidRPr="00811BD8">
                    <w:rPr>
                      <w:color w:val="000000"/>
                      <w:lang w:val="en-US"/>
                    </w:rPr>
                    <w:t>MaxPcyl5_bar</w:t>
                  </w:r>
                </w:p>
              </w:tc>
              <w:tc>
                <w:tcPr>
                  <w:tcW w:w="2871" w:type="dxa"/>
                  <w:vAlign w:val="bottom"/>
                </w:tcPr>
                <w:p w14:paraId="0000009E" w14:textId="77777777" w:rsidR="00557457" w:rsidRPr="00811BD8" w:rsidRDefault="00000000">
                  <w:pPr>
                    <w:rPr>
                      <w:color w:val="FF0000"/>
                      <w:lang w:val="en-US"/>
                    </w:rPr>
                  </w:pPr>
                  <w:r w:rsidRPr="00811BD8">
                    <w:rPr>
                      <w:color w:val="000000"/>
                      <w:lang w:val="en-US"/>
                    </w:rPr>
                    <w:t>WF_PT_004_bar</w:t>
                  </w:r>
                </w:p>
              </w:tc>
            </w:tr>
            <w:tr w:rsidR="00557457" w:rsidRPr="00811BD8" w14:paraId="04E0F724" w14:textId="77777777">
              <w:trPr>
                <w:jc w:val="center"/>
              </w:trPr>
              <w:tc>
                <w:tcPr>
                  <w:tcW w:w="2972" w:type="dxa"/>
                </w:tcPr>
                <w:p w14:paraId="0000009F" w14:textId="77777777" w:rsidR="00557457" w:rsidRPr="00811BD8" w:rsidRDefault="00557457">
                  <w:pPr>
                    <w:rPr>
                      <w:color w:val="FF0000"/>
                      <w:lang w:val="en-US"/>
                    </w:rPr>
                  </w:pPr>
                </w:p>
              </w:tc>
              <w:tc>
                <w:tcPr>
                  <w:tcW w:w="2651" w:type="dxa"/>
                  <w:vAlign w:val="bottom"/>
                </w:tcPr>
                <w:p w14:paraId="000000A0" w14:textId="77777777" w:rsidR="00557457" w:rsidRPr="00811BD8" w:rsidRDefault="00000000">
                  <w:pPr>
                    <w:rPr>
                      <w:color w:val="FF0000"/>
                      <w:lang w:val="en-US"/>
                    </w:rPr>
                  </w:pPr>
                  <w:r w:rsidRPr="00811BD8">
                    <w:rPr>
                      <w:color w:val="000000"/>
                      <w:lang w:val="en-US"/>
                    </w:rPr>
                    <w:t>MaxPcyl6_bar</w:t>
                  </w:r>
                </w:p>
              </w:tc>
              <w:tc>
                <w:tcPr>
                  <w:tcW w:w="2871" w:type="dxa"/>
                  <w:vAlign w:val="bottom"/>
                </w:tcPr>
                <w:p w14:paraId="000000A1" w14:textId="77777777" w:rsidR="00557457" w:rsidRPr="00811BD8" w:rsidRDefault="00000000">
                  <w:pPr>
                    <w:rPr>
                      <w:color w:val="FF0000"/>
                      <w:lang w:val="en-US"/>
                    </w:rPr>
                  </w:pPr>
                  <w:r w:rsidRPr="00811BD8">
                    <w:rPr>
                      <w:color w:val="000000"/>
                      <w:lang w:val="en-US"/>
                    </w:rPr>
                    <w:t>O2_PT_001_bar</w:t>
                  </w:r>
                </w:p>
              </w:tc>
            </w:tr>
            <w:tr w:rsidR="00557457" w:rsidRPr="00811BD8" w14:paraId="4575DA99" w14:textId="77777777">
              <w:trPr>
                <w:jc w:val="center"/>
              </w:trPr>
              <w:tc>
                <w:tcPr>
                  <w:tcW w:w="2972" w:type="dxa"/>
                </w:tcPr>
                <w:p w14:paraId="000000A2" w14:textId="77777777" w:rsidR="00557457" w:rsidRPr="00811BD8" w:rsidRDefault="00557457">
                  <w:pPr>
                    <w:rPr>
                      <w:color w:val="FF0000"/>
                      <w:lang w:val="en-US"/>
                    </w:rPr>
                  </w:pPr>
                </w:p>
              </w:tc>
              <w:tc>
                <w:tcPr>
                  <w:tcW w:w="2651" w:type="dxa"/>
                  <w:vAlign w:val="bottom"/>
                </w:tcPr>
                <w:p w14:paraId="000000A3" w14:textId="77777777" w:rsidR="00557457" w:rsidRPr="00811BD8" w:rsidRDefault="00000000">
                  <w:pPr>
                    <w:rPr>
                      <w:color w:val="FF0000"/>
                      <w:lang w:val="en-US"/>
                    </w:rPr>
                  </w:pPr>
                  <w:r w:rsidRPr="00811BD8">
                    <w:rPr>
                      <w:color w:val="000000"/>
                      <w:lang w:val="en-US"/>
                    </w:rPr>
                    <w:t>IMEPstd1_bar</w:t>
                  </w:r>
                </w:p>
              </w:tc>
              <w:tc>
                <w:tcPr>
                  <w:tcW w:w="2871" w:type="dxa"/>
                  <w:vAlign w:val="bottom"/>
                </w:tcPr>
                <w:p w14:paraId="000000A4" w14:textId="77777777" w:rsidR="00557457" w:rsidRPr="00811BD8" w:rsidRDefault="00000000">
                  <w:pPr>
                    <w:rPr>
                      <w:color w:val="FF0000"/>
                      <w:lang w:val="en-US"/>
                    </w:rPr>
                  </w:pPr>
                  <w:r w:rsidRPr="00811BD8">
                    <w:rPr>
                      <w:color w:val="000000"/>
                      <w:lang w:val="en-US"/>
                    </w:rPr>
                    <w:t>AR_PT_001_bar</w:t>
                  </w:r>
                </w:p>
              </w:tc>
            </w:tr>
            <w:tr w:rsidR="00557457" w:rsidRPr="00811BD8" w14:paraId="554FF41A" w14:textId="77777777">
              <w:trPr>
                <w:jc w:val="center"/>
              </w:trPr>
              <w:tc>
                <w:tcPr>
                  <w:tcW w:w="2972" w:type="dxa"/>
                </w:tcPr>
                <w:p w14:paraId="000000A5" w14:textId="77777777" w:rsidR="00557457" w:rsidRPr="00811BD8" w:rsidRDefault="00557457">
                  <w:pPr>
                    <w:rPr>
                      <w:color w:val="FF0000"/>
                      <w:lang w:val="en-US"/>
                    </w:rPr>
                  </w:pPr>
                </w:p>
              </w:tc>
              <w:tc>
                <w:tcPr>
                  <w:tcW w:w="2651" w:type="dxa"/>
                  <w:vAlign w:val="bottom"/>
                </w:tcPr>
                <w:p w14:paraId="000000A6" w14:textId="77777777" w:rsidR="00557457" w:rsidRPr="00811BD8" w:rsidRDefault="00000000">
                  <w:pPr>
                    <w:rPr>
                      <w:color w:val="FF0000"/>
                      <w:lang w:val="en-US"/>
                    </w:rPr>
                  </w:pPr>
                  <w:r w:rsidRPr="00811BD8">
                    <w:rPr>
                      <w:color w:val="000000"/>
                      <w:lang w:val="en-US"/>
                    </w:rPr>
                    <w:t>IMEPstd2_bar</w:t>
                  </w:r>
                </w:p>
              </w:tc>
              <w:tc>
                <w:tcPr>
                  <w:tcW w:w="2871" w:type="dxa"/>
                  <w:vAlign w:val="bottom"/>
                </w:tcPr>
                <w:p w14:paraId="000000A7" w14:textId="77777777" w:rsidR="00557457" w:rsidRPr="00811BD8" w:rsidRDefault="00000000">
                  <w:pPr>
                    <w:rPr>
                      <w:color w:val="FF0000"/>
                      <w:lang w:val="en-US"/>
                    </w:rPr>
                  </w:pPr>
                  <w:r w:rsidRPr="00811BD8">
                    <w:rPr>
                      <w:color w:val="000000"/>
                      <w:lang w:val="en-US"/>
                    </w:rPr>
                    <w:t>AR_FT_001_kgs</w:t>
                  </w:r>
                </w:p>
              </w:tc>
            </w:tr>
            <w:tr w:rsidR="00557457" w:rsidRPr="00811BD8" w14:paraId="77545F16" w14:textId="77777777">
              <w:trPr>
                <w:jc w:val="center"/>
              </w:trPr>
              <w:tc>
                <w:tcPr>
                  <w:tcW w:w="2972" w:type="dxa"/>
                </w:tcPr>
                <w:p w14:paraId="000000A8" w14:textId="77777777" w:rsidR="00557457" w:rsidRPr="00811BD8" w:rsidRDefault="00557457">
                  <w:pPr>
                    <w:rPr>
                      <w:color w:val="FF0000"/>
                      <w:lang w:val="en-US"/>
                    </w:rPr>
                  </w:pPr>
                </w:p>
              </w:tc>
              <w:tc>
                <w:tcPr>
                  <w:tcW w:w="2651" w:type="dxa"/>
                  <w:vAlign w:val="bottom"/>
                </w:tcPr>
                <w:p w14:paraId="000000A9" w14:textId="77777777" w:rsidR="00557457" w:rsidRPr="00811BD8" w:rsidRDefault="00000000">
                  <w:pPr>
                    <w:rPr>
                      <w:color w:val="FF0000"/>
                      <w:lang w:val="en-US"/>
                    </w:rPr>
                  </w:pPr>
                  <w:r w:rsidRPr="00811BD8">
                    <w:rPr>
                      <w:color w:val="000000"/>
                      <w:lang w:val="en-US"/>
                    </w:rPr>
                    <w:t>IMEPstd3_bar</w:t>
                  </w:r>
                </w:p>
              </w:tc>
              <w:tc>
                <w:tcPr>
                  <w:tcW w:w="2871" w:type="dxa"/>
                  <w:vAlign w:val="bottom"/>
                </w:tcPr>
                <w:p w14:paraId="000000AA" w14:textId="77777777" w:rsidR="00557457" w:rsidRPr="00811BD8" w:rsidRDefault="00000000">
                  <w:pPr>
                    <w:rPr>
                      <w:color w:val="FF0000"/>
                      <w:lang w:val="en-US"/>
                    </w:rPr>
                  </w:pPr>
                  <w:r w:rsidRPr="00811BD8">
                    <w:rPr>
                      <w:color w:val="000000"/>
                      <w:lang w:val="en-US"/>
                    </w:rPr>
                    <w:t>WF_PT_016_bar</w:t>
                  </w:r>
                </w:p>
              </w:tc>
            </w:tr>
            <w:tr w:rsidR="00557457" w:rsidRPr="00811BD8" w14:paraId="7AD0C06E" w14:textId="77777777">
              <w:trPr>
                <w:jc w:val="center"/>
              </w:trPr>
              <w:tc>
                <w:tcPr>
                  <w:tcW w:w="2972" w:type="dxa"/>
                </w:tcPr>
                <w:p w14:paraId="000000AB" w14:textId="77777777" w:rsidR="00557457" w:rsidRPr="00811BD8" w:rsidRDefault="00557457">
                  <w:pPr>
                    <w:rPr>
                      <w:color w:val="FF0000"/>
                      <w:lang w:val="en-US"/>
                    </w:rPr>
                  </w:pPr>
                </w:p>
              </w:tc>
              <w:tc>
                <w:tcPr>
                  <w:tcW w:w="2651" w:type="dxa"/>
                  <w:vAlign w:val="bottom"/>
                </w:tcPr>
                <w:p w14:paraId="000000AC" w14:textId="77777777" w:rsidR="00557457" w:rsidRPr="00811BD8" w:rsidRDefault="00000000">
                  <w:pPr>
                    <w:rPr>
                      <w:color w:val="FF0000"/>
                      <w:lang w:val="en-US"/>
                    </w:rPr>
                  </w:pPr>
                  <w:r w:rsidRPr="00811BD8">
                    <w:rPr>
                      <w:color w:val="000000"/>
                      <w:lang w:val="en-US"/>
                    </w:rPr>
                    <w:t>IMEPstd4_bar</w:t>
                  </w:r>
                </w:p>
              </w:tc>
              <w:tc>
                <w:tcPr>
                  <w:tcW w:w="2871" w:type="dxa"/>
                  <w:vAlign w:val="bottom"/>
                </w:tcPr>
                <w:p w14:paraId="000000AD" w14:textId="77777777" w:rsidR="00557457" w:rsidRPr="00811BD8" w:rsidRDefault="00000000">
                  <w:pPr>
                    <w:rPr>
                      <w:color w:val="FF0000"/>
                      <w:lang w:val="en-US"/>
                    </w:rPr>
                  </w:pPr>
                  <w:r w:rsidRPr="00811BD8">
                    <w:rPr>
                      <w:color w:val="000000"/>
                      <w:lang w:val="en-US"/>
                    </w:rPr>
                    <w:t>WF_PT_014_bar</w:t>
                  </w:r>
                </w:p>
              </w:tc>
            </w:tr>
            <w:tr w:rsidR="00557457" w:rsidRPr="00811BD8" w14:paraId="35733C77" w14:textId="77777777">
              <w:trPr>
                <w:jc w:val="center"/>
              </w:trPr>
              <w:tc>
                <w:tcPr>
                  <w:tcW w:w="2972" w:type="dxa"/>
                </w:tcPr>
                <w:p w14:paraId="000000AE" w14:textId="77777777" w:rsidR="00557457" w:rsidRPr="00811BD8" w:rsidRDefault="00557457">
                  <w:pPr>
                    <w:rPr>
                      <w:color w:val="FF0000"/>
                      <w:lang w:val="en-US"/>
                    </w:rPr>
                  </w:pPr>
                </w:p>
              </w:tc>
              <w:tc>
                <w:tcPr>
                  <w:tcW w:w="2651" w:type="dxa"/>
                  <w:vAlign w:val="bottom"/>
                </w:tcPr>
                <w:p w14:paraId="000000AF" w14:textId="77777777" w:rsidR="00557457" w:rsidRPr="00811BD8" w:rsidRDefault="00000000">
                  <w:pPr>
                    <w:rPr>
                      <w:color w:val="FF0000"/>
                      <w:lang w:val="en-US"/>
                    </w:rPr>
                  </w:pPr>
                  <w:r w:rsidRPr="00811BD8">
                    <w:rPr>
                      <w:color w:val="000000"/>
                      <w:lang w:val="en-US"/>
                    </w:rPr>
                    <w:t>IMEPstd5_bar</w:t>
                  </w:r>
                </w:p>
              </w:tc>
              <w:tc>
                <w:tcPr>
                  <w:tcW w:w="2871" w:type="dxa"/>
                  <w:vAlign w:val="bottom"/>
                </w:tcPr>
                <w:p w14:paraId="000000B0" w14:textId="77777777" w:rsidR="00557457" w:rsidRPr="00811BD8" w:rsidRDefault="00000000">
                  <w:pPr>
                    <w:rPr>
                      <w:color w:val="FF0000"/>
                      <w:lang w:val="en-US"/>
                    </w:rPr>
                  </w:pPr>
                  <w:r w:rsidRPr="00811BD8">
                    <w:rPr>
                      <w:color w:val="000000"/>
                      <w:lang w:val="en-US"/>
                    </w:rPr>
                    <w:t>SW_FT_001_kgs</w:t>
                  </w:r>
                </w:p>
              </w:tc>
            </w:tr>
            <w:tr w:rsidR="00557457" w:rsidRPr="00811BD8" w14:paraId="20E3687D" w14:textId="77777777">
              <w:trPr>
                <w:jc w:val="center"/>
              </w:trPr>
              <w:tc>
                <w:tcPr>
                  <w:tcW w:w="2972" w:type="dxa"/>
                </w:tcPr>
                <w:p w14:paraId="000000B1" w14:textId="77777777" w:rsidR="00557457" w:rsidRPr="00811BD8" w:rsidRDefault="00557457">
                  <w:pPr>
                    <w:rPr>
                      <w:color w:val="FF0000"/>
                      <w:lang w:val="en-US"/>
                    </w:rPr>
                  </w:pPr>
                </w:p>
              </w:tc>
              <w:tc>
                <w:tcPr>
                  <w:tcW w:w="2651" w:type="dxa"/>
                  <w:vAlign w:val="bottom"/>
                </w:tcPr>
                <w:p w14:paraId="000000B2" w14:textId="77777777" w:rsidR="00557457" w:rsidRPr="00811BD8" w:rsidRDefault="00000000">
                  <w:pPr>
                    <w:rPr>
                      <w:color w:val="FF0000"/>
                      <w:lang w:val="en-US"/>
                    </w:rPr>
                  </w:pPr>
                  <w:r w:rsidRPr="00811BD8">
                    <w:rPr>
                      <w:color w:val="000000"/>
                      <w:lang w:val="en-US"/>
                    </w:rPr>
                    <w:t>IMEPstd6_bar</w:t>
                  </w:r>
                </w:p>
              </w:tc>
              <w:tc>
                <w:tcPr>
                  <w:tcW w:w="2871" w:type="dxa"/>
                  <w:vAlign w:val="bottom"/>
                </w:tcPr>
                <w:p w14:paraId="000000B3" w14:textId="77777777" w:rsidR="00557457" w:rsidRPr="00811BD8" w:rsidRDefault="00000000">
                  <w:pPr>
                    <w:rPr>
                      <w:color w:val="FF0000"/>
                      <w:lang w:val="en-US"/>
                    </w:rPr>
                  </w:pPr>
                  <w:r w:rsidRPr="00811BD8">
                    <w:rPr>
                      <w:color w:val="000000"/>
                      <w:lang w:val="en-US"/>
                    </w:rPr>
                    <w:t>SW_FT_002_kgs</w:t>
                  </w:r>
                </w:p>
              </w:tc>
            </w:tr>
            <w:tr w:rsidR="00557457" w:rsidRPr="00811BD8" w14:paraId="4F2C5348" w14:textId="77777777">
              <w:trPr>
                <w:jc w:val="center"/>
              </w:trPr>
              <w:tc>
                <w:tcPr>
                  <w:tcW w:w="2972" w:type="dxa"/>
                </w:tcPr>
                <w:p w14:paraId="000000B4" w14:textId="77777777" w:rsidR="00557457" w:rsidRPr="00811BD8" w:rsidRDefault="00557457">
                  <w:pPr>
                    <w:rPr>
                      <w:color w:val="FF0000"/>
                      <w:lang w:val="en-US"/>
                    </w:rPr>
                  </w:pPr>
                </w:p>
              </w:tc>
              <w:tc>
                <w:tcPr>
                  <w:tcW w:w="2651" w:type="dxa"/>
                  <w:vAlign w:val="bottom"/>
                </w:tcPr>
                <w:p w14:paraId="000000B5" w14:textId="77777777" w:rsidR="00557457" w:rsidRPr="00811BD8" w:rsidRDefault="00000000">
                  <w:pPr>
                    <w:rPr>
                      <w:color w:val="FF0000"/>
                      <w:lang w:val="en-US"/>
                    </w:rPr>
                  </w:pPr>
                  <w:r w:rsidRPr="00811BD8">
                    <w:rPr>
                      <w:color w:val="000000"/>
                      <w:lang w:val="en-US"/>
                    </w:rPr>
                    <w:t>MAPO1_bar</w:t>
                  </w:r>
                </w:p>
              </w:tc>
              <w:tc>
                <w:tcPr>
                  <w:tcW w:w="2871" w:type="dxa"/>
                  <w:vAlign w:val="bottom"/>
                </w:tcPr>
                <w:p w14:paraId="000000B6" w14:textId="77777777" w:rsidR="00557457" w:rsidRPr="00811BD8" w:rsidRDefault="00000000">
                  <w:pPr>
                    <w:rPr>
                      <w:color w:val="FF0000"/>
                      <w:lang w:val="en-US"/>
                    </w:rPr>
                  </w:pPr>
                  <w:r w:rsidRPr="00811BD8">
                    <w:rPr>
                      <w:color w:val="000000"/>
                      <w:lang w:val="en-US"/>
                    </w:rPr>
                    <w:t>SW_FT_003_kgs</w:t>
                  </w:r>
                </w:p>
              </w:tc>
            </w:tr>
            <w:tr w:rsidR="00557457" w:rsidRPr="00811BD8" w14:paraId="7283E31F" w14:textId="77777777">
              <w:trPr>
                <w:jc w:val="center"/>
              </w:trPr>
              <w:tc>
                <w:tcPr>
                  <w:tcW w:w="2972" w:type="dxa"/>
                </w:tcPr>
                <w:p w14:paraId="000000B7" w14:textId="77777777" w:rsidR="00557457" w:rsidRPr="00811BD8" w:rsidRDefault="00557457">
                  <w:pPr>
                    <w:rPr>
                      <w:color w:val="FF0000"/>
                      <w:lang w:val="en-US"/>
                    </w:rPr>
                  </w:pPr>
                </w:p>
              </w:tc>
              <w:tc>
                <w:tcPr>
                  <w:tcW w:w="2651" w:type="dxa"/>
                  <w:vAlign w:val="bottom"/>
                </w:tcPr>
                <w:p w14:paraId="000000B8" w14:textId="77777777" w:rsidR="00557457" w:rsidRPr="00811BD8" w:rsidRDefault="00000000">
                  <w:pPr>
                    <w:rPr>
                      <w:color w:val="FF0000"/>
                      <w:lang w:val="en-US"/>
                    </w:rPr>
                  </w:pPr>
                  <w:r w:rsidRPr="00811BD8">
                    <w:rPr>
                      <w:color w:val="000000"/>
                      <w:lang w:val="en-US"/>
                    </w:rPr>
                    <w:t>MAPO2_bar</w:t>
                  </w:r>
                </w:p>
              </w:tc>
              <w:tc>
                <w:tcPr>
                  <w:tcW w:w="2871" w:type="dxa"/>
                  <w:vAlign w:val="bottom"/>
                </w:tcPr>
                <w:p w14:paraId="000000B9" w14:textId="77777777" w:rsidR="00557457" w:rsidRPr="00811BD8" w:rsidRDefault="00000000">
                  <w:pPr>
                    <w:rPr>
                      <w:color w:val="FF0000"/>
                      <w:lang w:val="en-US"/>
                    </w:rPr>
                  </w:pPr>
                  <w:r w:rsidRPr="00811BD8">
                    <w:rPr>
                      <w:color w:val="000000"/>
                      <w:lang w:val="en-US"/>
                    </w:rPr>
                    <w:t>SW_FT_004_kgs</w:t>
                  </w:r>
                </w:p>
              </w:tc>
            </w:tr>
            <w:tr w:rsidR="00557457" w:rsidRPr="00811BD8" w14:paraId="48AD00AA" w14:textId="77777777">
              <w:trPr>
                <w:jc w:val="center"/>
              </w:trPr>
              <w:tc>
                <w:tcPr>
                  <w:tcW w:w="2972" w:type="dxa"/>
                </w:tcPr>
                <w:p w14:paraId="000000BA" w14:textId="77777777" w:rsidR="00557457" w:rsidRPr="00811BD8" w:rsidRDefault="00557457">
                  <w:pPr>
                    <w:rPr>
                      <w:color w:val="FF0000"/>
                      <w:lang w:val="en-US"/>
                    </w:rPr>
                  </w:pPr>
                </w:p>
              </w:tc>
              <w:tc>
                <w:tcPr>
                  <w:tcW w:w="2651" w:type="dxa"/>
                  <w:vAlign w:val="bottom"/>
                </w:tcPr>
                <w:p w14:paraId="000000BB" w14:textId="77777777" w:rsidR="00557457" w:rsidRPr="00811BD8" w:rsidRDefault="00000000">
                  <w:pPr>
                    <w:rPr>
                      <w:color w:val="FF0000"/>
                      <w:lang w:val="en-US"/>
                    </w:rPr>
                  </w:pPr>
                  <w:r w:rsidRPr="00811BD8">
                    <w:rPr>
                      <w:color w:val="000000"/>
                      <w:lang w:val="en-US"/>
                    </w:rPr>
                    <w:t>MAPO3_bar</w:t>
                  </w:r>
                </w:p>
              </w:tc>
              <w:tc>
                <w:tcPr>
                  <w:tcW w:w="2871" w:type="dxa"/>
                  <w:vAlign w:val="bottom"/>
                </w:tcPr>
                <w:p w14:paraId="000000BC" w14:textId="77777777" w:rsidR="00557457" w:rsidRPr="00811BD8" w:rsidRDefault="00000000">
                  <w:pPr>
                    <w:rPr>
                      <w:color w:val="FF0000"/>
                      <w:lang w:val="en-US"/>
                    </w:rPr>
                  </w:pPr>
                  <w:r w:rsidRPr="00811BD8">
                    <w:rPr>
                      <w:color w:val="000000"/>
                      <w:lang w:val="en-US"/>
                    </w:rPr>
                    <w:t>WF_TT_001_degC</w:t>
                  </w:r>
                </w:p>
              </w:tc>
            </w:tr>
            <w:tr w:rsidR="00557457" w:rsidRPr="00811BD8" w14:paraId="2FFF62E2" w14:textId="77777777">
              <w:trPr>
                <w:jc w:val="center"/>
              </w:trPr>
              <w:tc>
                <w:tcPr>
                  <w:tcW w:w="2972" w:type="dxa"/>
                </w:tcPr>
                <w:p w14:paraId="000000BD" w14:textId="77777777" w:rsidR="00557457" w:rsidRPr="00811BD8" w:rsidRDefault="00557457">
                  <w:pPr>
                    <w:rPr>
                      <w:color w:val="FF0000"/>
                      <w:lang w:val="en-US"/>
                    </w:rPr>
                  </w:pPr>
                </w:p>
              </w:tc>
              <w:tc>
                <w:tcPr>
                  <w:tcW w:w="2651" w:type="dxa"/>
                  <w:vAlign w:val="bottom"/>
                </w:tcPr>
                <w:p w14:paraId="000000BE" w14:textId="77777777" w:rsidR="00557457" w:rsidRPr="00811BD8" w:rsidRDefault="00000000">
                  <w:pPr>
                    <w:rPr>
                      <w:color w:val="FF0000"/>
                      <w:lang w:val="en-US"/>
                    </w:rPr>
                  </w:pPr>
                  <w:r w:rsidRPr="00811BD8">
                    <w:rPr>
                      <w:color w:val="000000"/>
                      <w:lang w:val="en-US"/>
                    </w:rPr>
                    <w:t>MAPO4_bar</w:t>
                  </w:r>
                </w:p>
              </w:tc>
              <w:tc>
                <w:tcPr>
                  <w:tcW w:w="2871" w:type="dxa"/>
                  <w:vAlign w:val="bottom"/>
                </w:tcPr>
                <w:p w14:paraId="000000BF" w14:textId="77777777" w:rsidR="00557457" w:rsidRPr="00811BD8" w:rsidRDefault="00000000">
                  <w:pPr>
                    <w:rPr>
                      <w:color w:val="FF0000"/>
                      <w:lang w:val="en-US"/>
                    </w:rPr>
                  </w:pPr>
                  <w:r w:rsidRPr="00811BD8">
                    <w:rPr>
                      <w:color w:val="000000"/>
                      <w:lang w:val="en-US"/>
                    </w:rPr>
                    <w:t>O2_TT_001_degC</w:t>
                  </w:r>
                </w:p>
              </w:tc>
            </w:tr>
            <w:tr w:rsidR="00557457" w:rsidRPr="00811BD8" w14:paraId="73814BDE" w14:textId="77777777">
              <w:trPr>
                <w:jc w:val="center"/>
              </w:trPr>
              <w:tc>
                <w:tcPr>
                  <w:tcW w:w="2972" w:type="dxa"/>
                </w:tcPr>
                <w:p w14:paraId="000000C0" w14:textId="77777777" w:rsidR="00557457" w:rsidRPr="00811BD8" w:rsidRDefault="00557457">
                  <w:pPr>
                    <w:rPr>
                      <w:color w:val="FF0000"/>
                      <w:lang w:val="en-US"/>
                    </w:rPr>
                  </w:pPr>
                </w:p>
              </w:tc>
              <w:tc>
                <w:tcPr>
                  <w:tcW w:w="2651" w:type="dxa"/>
                  <w:vAlign w:val="bottom"/>
                </w:tcPr>
                <w:p w14:paraId="000000C1" w14:textId="77777777" w:rsidR="00557457" w:rsidRPr="00811BD8" w:rsidRDefault="00000000">
                  <w:pPr>
                    <w:rPr>
                      <w:color w:val="FF0000"/>
                      <w:lang w:val="en-US"/>
                    </w:rPr>
                  </w:pPr>
                  <w:r w:rsidRPr="00811BD8">
                    <w:rPr>
                      <w:color w:val="000000"/>
                      <w:lang w:val="en-US"/>
                    </w:rPr>
                    <w:t>MAPO5_bar</w:t>
                  </w:r>
                </w:p>
              </w:tc>
              <w:tc>
                <w:tcPr>
                  <w:tcW w:w="2871" w:type="dxa"/>
                  <w:vAlign w:val="bottom"/>
                </w:tcPr>
                <w:p w14:paraId="000000C2" w14:textId="77777777" w:rsidR="00557457" w:rsidRPr="00811BD8" w:rsidRDefault="00000000">
                  <w:pPr>
                    <w:rPr>
                      <w:color w:val="FF0000"/>
                      <w:lang w:val="en-US"/>
                    </w:rPr>
                  </w:pPr>
                  <w:r w:rsidRPr="00811BD8">
                    <w:rPr>
                      <w:color w:val="000000"/>
                      <w:lang w:val="en-US"/>
                    </w:rPr>
                    <w:t>AR_TT_001_degC</w:t>
                  </w:r>
                </w:p>
              </w:tc>
            </w:tr>
            <w:tr w:rsidR="00557457" w:rsidRPr="00811BD8" w14:paraId="424886B3" w14:textId="77777777">
              <w:trPr>
                <w:jc w:val="center"/>
              </w:trPr>
              <w:tc>
                <w:tcPr>
                  <w:tcW w:w="2972" w:type="dxa"/>
                </w:tcPr>
                <w:p w14:paraId="000000C3" w14:textId="77777777" w:rsidR="00557457" w:rsidRPr="00811BD8" w:rsidRDefault="00557457">
                  <w:pPr>
                    <w:rPr>
                      <w:color w:val="FF0000"/>
                      <w:lang w:val="en-US"/>
                    </w:rPr>
                  </w:pPr>
                </w:p>
              </w:tc>
              <w:tc>
                <w:tcPr>
                  <w:tcW w:w="2651" w:type="dxa"/>
                  <w:vAlign w:val="bottom"/>
                </w:tcPr>
                <w:p w14:paraId="000000C4" w14:textId="77777777" w:rsidR="00557457" w:rsidRPr="00811BD8" w:rsidRDefault="00000000">
                  <w:pPr>
                    <w:rPr>
                      <w:color w:val="FF0000"/>
                      <w:lang w:val="en-US"/>
                    </w:rPr>
                  </w:pPr>
                  <w:r w:rsidRPr="00811BD8">
                    <w:rPr>
                      <w:color w:val="000000"/>
                      <w:lang w:val="en-US"/>
                    </w:rPr>
                    <w:t>MAPO6_bar</w:t>
                  </w:r>
                </w:p>
              </w:tc>
              <w:tc>
                <w:tcPr>
                  <w:tcW w:w="2871" w:type="dxa"/>
                  <w:vAlign w:val="bottom"/>
                </w:tcPr>
                <w:p w14:paraId="000000C5" w14:textId="77777777" w:rsidR="00557457" w:rsidRPr="00811BD8" w:rsidRDefault="00000000">
                  <w:pPr>
                    <w:rPr>
                      <w:color w:val="FF0000"/>
                      <w:lang w:val="en-US"/>
                    </w:rPr>
                  </w:pPr>
                  <w:r w:rsidRPr="00811BD8">
                    <w:rPr>
                      <w:color w:val="000000"/>
                      <w:lang w:val="en-US"/>
                    </w:rPr>
                    <w:t>NG_TT_001_degC</w:t>
                  </w:r>
                </w:p>
              </w:tc>
            </w:tr>
            <w:tr w:rsidR="00557457" w:rsidRPr="00811BD8" w14:paraId="73644F06" w14:textId="77777777">
              <w:trPr>
                <w:jc w:val="center"/>
              </w:trPr>
              <w:tc>
                <w:tcPr>
                  <w:tcW w:w="2972" w:type="dxa"/>
                </w:tcPr>
                <w:p w14:paraId="000000C6" w14:textId="77777777" w:rsidR="00557457" w:rsidRPr="00811BD8" w:rsidRDefault="00557457">
                  <w:pPr>
                    <w:rPr>
                      <w:color w:val="FF0000"/>
                      <w:lang w:val="en-US"/>
                    </w:rPr>
                  </w:pPr>
                </w:p>
              </w:tc>
              <w:tc>
                <w:tcPr>
                  <w:tcW w:w="2651" w:type="dxa"/>
                  <w:vAlign w:val="bottom"/>
                </w:tcPr>
                <w:p w14:paraId="000000C7" w14:textId="77777777" w:rsidR="00557457" w:rsidRPr="00811BD8" w:rsidRDefault="00000000">
                  <w:pPr>
                    <w:rPr>
                      <w:color w:val="FF0000"/>
                      <w:lang w:val="en-US"/>
                    </w:rPr>
                  </w:pPr>
                  <w:r w:rsidRPr="00811BD8">
                    <w:rPr>
                      <w:color w:val="FF0000"/>
                      <w:lang w:val="en-US"/>
                    </w:rPr>
                    <w:t xml:space="preserve">RI1 </w:t>
                  </w:r>
                  <w:r w:rsidRPr="00811BD8">
                    <w:rPr>
                      <w:color w:val="FF0000"/>
                      <w:sz w:val="14"/>
                      <w:szCs w:val="14"/>
                      <w:lang w:val="en-US"/>
                    </w:rPr>
                    <w:t>(placeholder for ringing intensity)</w:t>
                  </w:r>
                </w:p>
              </w:tc>
              <w:tc>
                <w:tcPr>
                  <w:tcW w:w="2871" w:type="dxa"/>
                  <w:vAlign w:val="bottom"/>
                </w:tcPr>
                <w:p w14:paraId="000000C8" w14:textId="77777777" w:rsidR="00557457" w:rsidRPr="00811BD8" w:rsidRDefault="00000000">
                  <w:pPr>
                    <w:rPr>
                      <w:color w:val="FF0000"/>
                      <w:lang w:val="en-US"/>
                    </w:rPr>
                  </w:pPr>
                  <w:r w:rsidRPr="00811BD8">
                    <w:rPr>
                      <w:color w:val="000000"/>
                      <w:lang w:val="en-US"/>
                    </w:rPr>
                    <w:t>NGDI_TT_001_degC</w:t>
                  </w:r>
                </w:p>
              </w:tc>
            </w:tr>
            <w:tr w:rsidR="00557457" w:rsidRPr="00811BD8" w14:paraId="6A389CC0" w14:textId="77777777">
              <w:trPr>
                <w:jc w:val="center"/>
              </w:trPr>
              <w:tc>
                <w:tcPr>
                  <w:tcW w:w="2972" w:type="dxa"/>
                </w:tcPr>
                <w:p w14:paraId="000000C9" w14:textId="77777777" w:rsidR="00557457" w:rsidRPr="00811BD8" w:rsidRDefault="00557457">
                  <w:pPr>
                    <w:rPr>
                      <w:color w:val="FF0000"/>
                      <w:lang w:val="en-US"/>
                    </w:rPr>
                  </w:pPr>
                </w:p>
              </w:tc>
              <w:tc>
                <w:tcPr>
                  <w:tcW w:w="2651" w:type="dxa"/>
                  <w:vAlign w:val="bottom"/>
                </w:tcPr>
                <w:p w14:paraId="000000CA" w14:textId="77777777" w:rsidR="00557457" w:rsidRPr="00811BD8" w:rsidRDefault="00000000">
                  <w:pPr>
                    <w:rPr>
                      <w:color w:val="FF0000"/>
                      <w:lang w:val="en-US"/>
                    </w:rPr>
                  </w:pPr>
                  <w:r w:rsidRPr="00811BD8">
                    <w:rPr>
                      <w:color w:val="FF0000"/>
                      <w:lang w:val="en-US"/>
                    </w:rPr>
                    <w:t>RI2</w:t>
                  </w:r>
                </w:p>
              </w:tc>
              <w:tc>
                <w:tcPr>
                  <w:tcW w:w="2871" w:type="dxa"/>
                  <w:vAlign w:val="bottom"/>
                </w:tcPr>
                <w:p w14:paraId="000000CB" w14:textId="77777777" w:rsidR="00557457" w:rsidRPr="00811BD8" w:rsidRDefault="00000000">
                  <w:pPr>
                    <w:rPr>
                      <w:color w:val="FF0000"/>
                      <w:lang w:val="en-US"/>
                    </w:rPr>
                  </w:pPr>
                  <w:r w:rsidRPr="00811BD8">
                    <w:rPr>
                      <w:color w:val="000000"/>
                      <w:lang w:val="en-US"/>
                    </w:rPr>
                    <w:t>WF_TT_002 _</w:t>
                  </w:r>
                  <w:proofErr w:type="spellStart"/>
                  <w:r w:rsidRPr="00811BD8">
                    <w:rPr>
                      <w:color w:val="000000"/>
                      <w:lang w:val="en-US"/>
                    </w:rPr>
                    <w:t>degC</w:t>
                  </w:r>
                  <w:proofErr w:type="spellEnd"/>
                </w:p>
              </w:tc>
            </w:tr>
            <w:tr w:rsidR="00557457" w:rsidRPr="00811BD8" w14:paraId="18E27075" w14:textId="77777777">
              <w:trPr>
                <w:jc w:val="center"/>
              </w:trPr>
              <w:tc>
                <w:tcPr>
                  <w:tcW w:w="2972" w:type="dxa"/>
                </w:tcPr>
                <w:p w14:paraId="000000CC" w14:textId="77777777" w:rsidR="00557457" w:rsidRPr="00811BD8" w:rsidRDefault="00557457">
                  <w:pPr>
                    <w:rPr>
                      <w:color w:val="FF0000"/>
                      <w:lang w:val="en-US"/>
                    </w:rPr>
                  </w:pPr>
                </w:p>
              </w:tc>
              <w:tc>
                <w:tcPr>
                  <w:tcW w:w="2651" w:type="dxa"/>
                  <w:vAlign w:val="bottom"/>
                </w:tcPr>
                <w:p w14:paraId="000000CD" w14:textId="77777777" w:rsidR="00557457" w:rsidRPr="00811BD8" w:rsidRDefault="00000000">
                  <w:pPr>
                    <w:rPr>
                      <w:color w:val="FF0000"/>
                      <w:lang w:val="en-US"/>
                    </w:rPr>
                  </w:pPr>
                  <w:r w:rsidRPr="00811BD8">
                    <w:rPr>
                      <w:color w:val="FF0000"/>
                      <w:lang w:val="en-US"/>
                    </w:rPr>
                    <w:t>RI3</w:t>
                  </w:r>
                </w:p>
              </w:tc>
              <w:tc>
                <w:tcPr>
                  <w:tcW w:w="2871" w:type="dxa"/>
                  <w:vAlign w:val="bottom"/>
                </w:tcPr>
                <w:p w14:paraId="000000CE" w14:textId="77777777" w:rsidR="00557457" w:rsidRPr="00811BD8" w:rsidRDefault="00000000">
                  <w:pPr>
                    <w:rPr>
                      <w:color w:val="FF0000"/>
                      <w:lang w:val="en-US"/>
                    </w:rPr>
                  </w:pPr>
                  <w:r w:rsidRPr="00811BD8">
                    <w:rPr>
                      <w:color w:val="000000"/>
                      <w:lang w:val="en-US"/>
                    </w:rPr>
                    <w:t>WF_TT_003_degC</w:t>
                  </w:r>
                </w:p>
              </w:tc>
            </w:tr>
            <w:tr w:rsidR="00557457" w:rsidRPr="00811BD8" w14:paraId="4200F1E6" w14:textId="77777777">
              <w:trPr>
                <w:jc w:val="center"/>
              </w:trPr>
              <w:tc>
                <w:tcPr>
                  <w:tcW w:w="2972" w:type="dxa"/>
                </w:tcPr>
                <w:p w14:paraId="000000CF" w14:textId="77777777" w:rsidR="00557457" w:rsidRPr="00811BD8" w:rsidRDefault="00557457">
                  <w:pPr>
                    <w:rPr>
                      <w:color w:val="FF0000"/>
                      <w:lang w:val="en-US"/>
                    </w:rPr>
                  </w:pPr>
                </w:p>
              </w:tc>
              <w:tc>
                <w:tcPr>
                  <w:tcW w:w="2651" w:type="dxa"/>
                  <w:vAlign w:val="bottom"/>
                </w:tcPr>
                <w:p w14:paraId="000000D0" w14:textId="77777777" w:rsidR="00557457" w:rsidRPr="00811BD8" w:rsidRDefault="00000000">
                  <w:pPr>
                    <w:rPr>
                      <w:color w:val="FF0000"/>
                      <w:lang w:val="en-US"/>
                    </w:rPr>
                  </w:pPr>
                  <w:r w:rsidRPr="00811BD8">
                    <w:rPr>
                      <w:color w:val="FF0000"/>
                      <w:lang w:val="en-US"/>
                    </w:rPr>
                    <w:t>RI4</w:t>
                  </w:r>
                </w:p>
              </w:tc>
              <w:tc>
                <w:tcPr>
                  <w:tcW w:w="2871" w:type="dxa"/>
                  <w:vAlign w:val="bottom"/>
                </w:tcPr>
                <w:p w14:paraId="000000D1" w14:textId="77777777" w:rsidR="00557457" w:rsidRPr="00811BD8" w:rsidRDefault="00000000">
                  <w:pPr>
                    <w:rPr>
                      <w:color w:val="FF0000"/>
                      <w:lang w:val="en-US"/>
                    </w:rPr>
                  </w:pPr>
                  <w:r w:rsidRPr="00811BD8">
                    <w:rPr>
                      <w:color w:val="000000"/>
                      <w:lang w:val="en-US"/>
                    </w:rPr>
                    <w:t>WF_TT_004_degC</w:t>
                  </w:r>
                </w:p>
              </w:tc>
            </w:tr>
            <w:tr w:rsidR="00557457" w:rsidRPr="00811BD8" w14:paraId="394CE3A4" w14:textId="77777777">
              <w:trPr>
                <w:jc w:val="center"/>
              </w:trPr>
              <w:tc>
                <w:tcPr>
                  <w:tcW w:w="2972" w:type="dxa"/>
                </w:tcPr>
                <w:p w14:paraId="000000D2" w14:textId="77777777" w:rsidR="00557457" w:rsidRPr="00811BD8" w:rsidRDefault="00557457">
                  <w:pPr>
                    <w:rPr>
                      <w:color w:val="FF0000"/>
                      <w:lang w:val="en-US"/>
                    </w:rPr>
                  </w:pPr>
                </w:p>
              </w:tc>
              <w:tc>
                <w:tcPr>
                  <w:tcW w:w="2651" w:type="dxa"/>
                  <w:vAlign w:val="bottom"/>
                </w:tcPr>
                <w:p w14:paraId="000000D3" w14:textId="77777777" w:rsidR="00557457" w:rsidRPr="00811BD8" w:rsidRDefault="00000000">
                  <w:pPr>
                    <w:rPr>
                      <w:color w:val="FF0000"/>
                      <w:lang w:val="en-US"/>
                    </w:rPr>
                  </w:pPr>
                  <w:r w:rsidRPr="00811BD8">
                    <w:rPr>
                      <w:color w:val="FF0000"/>
                      <w:lang w:val="en-US"/>
                    </w:rPr>
                    <w:t>RI5</w:t>
                  </w:r>
                </w:p>
              </w:tc>
              <w:tc>
                <w:tcPr>
                  <w:tcW w:w="2871" w:type="dxa"/>
                  <w:vAlign w:val="bottom"/>
                </w:tcPr>
                <w:p w14:paraId="000000D4" w14:textId="77777777" w:rsidR="00557457" w:rsidRPr="00811BD8" w:rsidRDefault="00000000">
                  <w:pPr>
                    <w:rPr>
                      <w:color w:val="FF0000"/>
                      <w:lang w:val="en-US"/>
                    </w:rPr>
                  </w:pPr>
                  <w:r w:rsidRPr="00811BD8">
                    <w:rPr>
                      <w:color w:val="000000"/>
                      <w:lang w:val="en-US"/>
                    </w:rPr>
                    <w:t>WF_TT_007_degC</w:t>
                  </w:r>
                </w:p>
              </w:tc>
            </w:tr>
            <w:tr w:rsidR="00557457" w:rsidRPr="00811BD8" w14:paraId="55C5D14F" w14:textId="77777777">
              <w:trPr>
                <w:jc w:val="center"/>
              </w:trPr>
              <w:tc>
                <w:tcPr>
                  <w:tcW w:w="2972" w:type="dxa"/>
                </w:tcPr>
                <w:p w14:paraId="000000D5" w14:textId="77777777" w:rsidR="00557457" w:rsidRPr="00811BD8" w:rsidRDefault="00557457">
                  <w:pPr>
                    <w:rPr>
                      <w:color w:val="FF0000"/>
                      <w:lang w:val="en-US"/>
                    </w:rPr>
                  </w:pPr>
                </w:p>
              </w:tc>
              <w:tc>
                <w:tcPr>
                  <w:tcW w:w="2651" w:type="dxa"/>
                  <w:vAlign w:val="bottom"/>
                </w:tcPr>
                <w:p w14:paraId="000000D6" w14:textId="77777777" w:rsidR="00557457" w:rsidRPr="00811BD8" w:rsidRDefault="00000000">
                  <w:pPr>
                    <w:rPr>
                      <w:color w:val="FF0000"/>
                      <w:lang w:val="en-US"/>
                    </w:rPr>
                  </w:pPr>
                  <w:r w:rsidRPr="00811BD8">
                    <w:rPr>
                      <w:color w:val="FF0000"/>
                      <w:lang w:val="en-US"/>
                    </w:rPr>
                    <w:t>RI6</w:t>
                  </w:r>
                </w:p>
              </w:tc>
              <w:tc>
                <w:tcPr>
                  <w:tcW w:w="2871" w:type="dxa"/>
                  <w:vAlign w:val="bottom"/>
                </w:tcPr>
                <w:p w14:paraId="000000D7" w14:textId="77777777" w:rsidR="00557457" w:rsidRPr="00811BD8" w:rsidRDefault="00000000">
                  <w:pPr>
                    <w:rPr>
                      <w:color w:val="FF0000"/>
                      <w:lang w:val="en-US"/>
                    </w:rPr>
                  </w:pPr>
                  <w:r w:rsidRPr="00811BD8">
                    <w:rPr>
                      <w:color w:val="000000"/>
                      <w:lang w:val="en-US"/>
                    </w:rPr>
                    <w:t>PC_TT_001_degC</w:t>
                  </w:r>
                </w:p>
              </w:tc>
            </w:tr>
            <w:tr w:rsidR="00557457" w:rsidRPr="00811BD8" w14:paraId="20FBAF86" w14:textId="77777777">
              <w:trPr>
                <w:jc w:val="center"/>
              </w:trPr>
              <w:tc>
                <w:tcPr>
                  <w:tcW w:w="2972" w:type="dxa"/>
                </w:tcPr>
                <w:p w14:paraId="000000D8" w14:textId="77777777" w:rsidR="00557457" w:rsidRPr="00811BD8" w:rsidRDefault="00557457">
                  <w:pPr>
                    <w:rPr>
                      <w:color w:val="FF0000"/>
                      <w:lang w:val="en-US"/>
                    </w:rPr>
                  </w:pPr>
                </w:p>
              </w:tc>
              <w:tc>
                <w:tcPr>
                  <w:tcW w:w="2651" w:type="dxa"/>
                  <w:vAlign w:val="bottom"/>
                </w:tcPr>
                <w:p w14:paraId="000000D9" w14:textId="77777777" w:rsidR="00557457" w:rsidRPr="00811BD8" w:rsidRDefault="00000000">
                  <w:pPr>
                    <w:rPr>
                      <w:color w:val="FF0000"/>
                      <w:lang w:val="en-US"/>
                    </w:rPr>
                  </w:pPr>
                  <w:r w:rsidRPr="00811BD8">
                    <w:rPr>
                      <w:color w:val="000000"/>
                      <w:lang w:val="en-US"/>
                    </w:rPr>
                    <w:t>maxQ1_J</w:t>
                  </w:r>
                </w:p>
              </w:tc>
              <w:tc>
                <w:tcPr>
                  <w:tcW w:w="2871" w:type="dxa"/>
                  <w:vAlign w:val="bottom"/>
                </w:tcPr>
                <w:p w14:paraId="000000DA" w14:textId="77777777" w:rsidR="00557457" w:rsidRPr="00811BD8" w:rsidRDefault="00000000">
                  <w:pPr>
                    <w:rPr>
                      <w:color w:val="FF0000"/>
                      <w:lang w:val="en-US"/>
                    </w:rPr>
                  </w:pPr>
                  <w:r w:rsidRPr="00811BD8">
                    <w:rPr>
                      <w:color w:val="000000"/>
                      <w:lang w:val="en-US"/>
                    </w:rPr>
                    <w:t>PC_TT_002_degC</w:t>
                  </w:r>
                </w:p>
              </w:tc>
            </w:tr>
            <w:tr w:rsidR="00557457" w:rsidRPr="00811BD8" w14:paraId="728969C4" w14:textId="77777777">
              <w:trPr>
                <w:jc w:val="center"/>
              </w:trPr>
              <w:tc>
                <w:tcPr>
                  <w:tcW w:w="2972" w:type="dxa"/>
                </w:tcPr>
                <w:p w14:paraId="000000DB" w14:textId="77777777" w:rsidR="00557457" w:rsidRPr="00811BD8" w:rsidRDefault="00557457">
                  <w:pPr>
                    <w:rPr>
                      <w:color w:val="FF0000"/>
                      <w:lang w:val="en-US"/>
                    </w:rPr>
                  </w:pPr>
                </w:p>
              </w:tc>
              <w:tc>
                <w:tcPr>
                  <w:tcW w:w="2651" w:type="dxa"/>
                  <w:vAlign w:val="bottom"/>
                </w:tcPr>
                <w:p w14:paraId="000000DC" w14:textId="77777777" w:rsidR="00557457" w:rsidRPr="00811BD8" w:rsidRDefault="00000000">
                  <w:pPr>
                    <w:rPr>
                      <w:color w:val="FF0000"/>
                      <w:lang w:val="en-US"/>
                    </w:rPr>
                  </w:pPr>
                  <w:r w:rsidRPr="00811BD8">
                    <w:rPr>
                      <w:color w:val="000000"/>
                      <w:lang w:val="en-US"/>
                    </w:rPr>
                    <w:t>maxQ2_J</w:t>
                  </w:r>
                </w:p>
              </w:tc>
              <w:tc>
                <w:tcPr>
                  <w:tcW w:w="2871" w:type="dxa"/>
                  <w:vAlign w:val="bottom"/>
                </w:tcPr>
                <w:p w14:paraId="000000DD" w14:textId="77777777" w:rsidR="00557457" w:rsidRPr="00811BD8" w:rsidRDefault="00000000">
                  <w:pPr>
                    <w:rPr>
                      <w:color w:val="FF0000"/>
                      <w:lang w:val="en-US"/>
                    </w:rPr>
                  </w:pPr>
                  <w:r w:rsidRPr="00811BD8">
                    <w:rPr>
                      <w:color w:val="000000"/>
                      <w:lang w:val="en-US"/>
                    </w:rPr>
                    <w:t>PC_TT_003_degC</w:t>
                  </w:r>
                </w:p>
              </w:tc>
            </w:tr>
            <w:tr w:rsidR="00557457" w:rsidRPr="00811BD8" w14:paraId="1CAB65FD" w14:textId="77777777">
              <w:trPr>
                <w:jc w:val="center"/>
              </w:trPr>
              <w:tc>
                <w:tcPr>
                  <w:tcW w:w="2972" w:type="dxa"/>
                </w:tcPr>
                <w:p w14:paraId="000000DE" w14:textId="77777777" w:rsidR="00557457" w:rsidRPr="00811BD8" w:rsidRDefault="00557457">
                  <w:pPr>
                    <w:rPr>
                      <w:color w:val="FF0000"/>
                      <w:lang w:val="en-US"/>
                    </w:rPr>
                  </w:pPr>
                </w:p>
              </w:tc>
              <w:tc>
                <w:tcPr>
                  <w:tcW w:w="2651" w:type="dxa"/>
                  <w:vAlign w:val="bottom"/>
                </w:tcPr>
                <w:p w14:paraId="000000DF" w14:textId="77777777" w:rsidR="00557457" w:rsidRPr="00811BD8" w:rsidRDefault="00000000">
                  <w:pPr>
                    <w:rPr>
                      <w:color w:val="FF0000"/>
                      <w:lang w:val="en-US"/>
                    </w:rPr>
                  </w:pPr>
                  <w:r w:rsidRPr="00811BD8">
                    <w:rPr>
                      <w:color w:val="000000"/>
                      <w:lang w:val="en-US"/>
                    </w:rPr>
                    <w:t>maxQ3_J</w:t>
                  </w:r>
                </w:p>
              </w:tc>
              <w:tc>
                <w:tcPr>
                  <w:tcW w:w="2871" w:type="dxa"/>
                  <w:vAlign w:val="bottom"/>
                </w:tcPr>
                <w:p w14:paraId="000000E0" w14:textId="77777777" w:rsidR="00557457" w:rsidRPr="00811BD8" w:rsidRDefault="00000000">
                  <w:pPr>
                    <w:rPr>
                      <w:color w:val="FF0000"/>
                      <w:lang w:val="en-US"/>
                    </w:rPr>
                  </w:pPr>
                  <w:r w:rsidRPr="00811BD8">
                    <w:rPr>
                      <w:color w:val="000000"/>
                      <w:lang w:val="en-US"/>
                    </w:rPr>
                    <w:t>PC_TT_004_degC</w:t>
                  </w:r>
                </w:p>
              </w:tc>
            </w:tr>
            <w:tr w:rsidR="00557457" w:rsidRPr="00811BD8" w14:paraId="76745008" w14:textId="77777777">
              <w:trPr>
                <w:jc w:val="center"/>
              </w:trPr>
              <w:tc>
                <w:tcPr>
                  <w:tcW w:w="2972" w:type="dxa"/>
                </w:tcPr>
                <w:p w14:paraId="000000E1" w14:textId="77777777" w:rsidR="00557457" w:rsidRPr="00811BD8" w:rsidRDefault="00557457">
                  <w:pPr>
                    <w:rPr>
                      <w:color w:val="FF0000"/>
                      <w:lang w:val="en-US"/>
                    </w:rPr>
                  </w:pPr>
                </w:p>
              </w:tc>
              <w:tc>
                <w:tcPr>
                  <w:tcW w:w="2651" w:type="dxa"/>
                  <w:vAlign w:val="bottom"/>
                </w:tcPr>
                <w:p w14:paraId="000000E2" w14:textId="77777777" w:rsidR="00557457" w:rsidRPr="00811BD8" w:rsidRDefault="00000000">
                  <w:pPr>
                    <w:rPr>
                      <w:color w:val="FF0000"/>
                      <w:lang w:val="en-US"/>
                    </w:rPr>
                  </w:pPr>
                  <w:r w:rsidRPr="00811BD8">
                    <w:rPr>
                      <w:color w:val="000000"/>
                      <w:lang w:val="en-US"/>
                    </w:rPr>
                    <w:t>maxQ4_J</w:t>
                  </w:r>
                </w:p>
              </w:tc>
              <w:tc>
                <w:tcPr>
                  <w:tcW w:w="2871" w:type="dxa"/>
                  <w:vAlign w:val="bottom"/>
                </w:tcPr>
                <w:p w14:paraId="000000E3" w14:textId="77777777" w:rsidR="00557457" w:rsidRPr="00811BD8" w:rsidRDefault="00000000">
                  <w:pPr>
                    <w:rPr>
                      <w:color w:val="FF0000"/>
                      <w:lang w:val="en-US"/>
                    </w:rPr>
                  </w:pPr>
                  <w:r w:rsidRPr="00811BD8">
                    <w:rPr>
                      <w:color w:val="000000"/>
                      <w:lang w:val="en-US"/>
                    </w:rPr>
                    <w:t>PC_TT_005_degC</w:t>
                  </w:r>
                </w:p>
              </w:tc>
            </w:tr>
            <w:tr w:rsidR="00557457" w:rsidRPr="00811BD8" w14:paraId="672F3ACA" w14:textId="77777777">
              <w:trPr>
                <w:jc w:val="center"/>
              </w:trPr>
              <w:tc>
                <w:tcPr>
                  <w:tcW w:w="2972" w:type="dxa"/>
                </w:tcPr>
                <w:p w14:paraId="000000E4" w14:textId="77777777" w:rsidR="00557457" w:rsidRPr="00811BD8" w:rsidRDefault="00557457">
                  <w:pPr>
                    <w:rPr>
                      <w:color w:val="FF0000"/>
                      <w:lang w:val="en-US"/>
                    </w:rPr>
                  </w:pPr>
                </w:p>
              </w:tc>
              <w:tc>
                <w:tcPr>
                  <w:tcW w:w="2651" w:type="dxa"/>
                  <w:vAlign w:val="bottom"/>
                </w:tcPr>
                <w:p w14:paraId="000000E5" w14:textId="77777777" w:rsidR="00557457" w:rsidRPr="00811BD8" w:rsidRDefault="00000000">
                  <w:pPr>
                    <w:rPr>
                      <w:color w:val="FF0000"/>
                      <w:lang w:val="en-US"/>
                    </w:rPr>
                  </w:pPr>
                  <w:r w:rsidRPr="00811BD8">
                    <w:rPr>
                      <w:color w:val="000000"/>
                      <w:lang w:val="en-US"/>
                    </w:rPr>
                    <w:t>maxQ5_J</w:t>
                  </w:r>
                </w:p>
              </w:tc>
              <w:tc>
                <w:tcPr>
                  <w:tcW w:w="2871" w:type="dxa"/>
                  <w:vAlign w:val="bottom"/>
                </w:tcPr>
                <w:p w14:paraId="000000E6" w14:textId="77777777" w:rsidR="00557457" w:rsidRPr="00811BD8" w:rsidRDefault="00000000">
                  <w:pPr>
                    <w:rPr>
                      <w:color w:val="FF0000"/>
                      <w:lang w:val="en-US"/>
                    </w:rPr>
                  </w:pPr>
                  <w:r w:rsidRPr="00811BD8">
                    <w:rPr>
                      <w:color w:val="000000"/>
                      <w:lang w:val="en-US"/>
                    </w:rPr>
                    <w:t>PC_TT_006_degC</w:t>
                  </w:r>
                </w:p>
              </w:tc>
            </w:tr>
            <w:tr w:rsidR="00557457" w:rsidRPr="00811BD8" w14:paraId="19EF4934" w14:textId="77777777">
              <w:trPr>
                <w:jc w:val="center"/>
              </w:trPr>
              <w:tc>
                <w:tcPr>
                  <w:tcW w:w="2972" w:type="dxa"/>
                </w:tcPr>
                <w:p w14:paraId="000000E7" w14:textId="77777777" w:rsidR="00557457" w:rsidRPr="00811BD8" w:rsidRDefault="00557457">
                  <w:pPr>
                    <w:rPr>
                      <w:color w:val="FF0000"/>
                      <w:lang w:val="en-US"/>
                    </w:rPr>
                  </w:pPr>
                </w:p>
              </w:tc>
              <w:tc>
                <w:tcPr>
                  <w:tcW w:w="2651" w:type="dxa"/>
                  <w:vAlign w:val="bottom"/>
                </w:tcPr>
                <w:p w14:paraId="000000E8" w14:textId="77777777" w:rsidR="00557457" w:rsidRPr="00811BD8" w:rsidRDefault="00000000">
                  <w:pPr>
                    <w:rPr>
                      <w:color w:val="FF0000"/>
                      <w:lang w:val="en-US"/>
                    </w:rPr>
                  </w:pPr>
                  <w:r w:rsidRPr="00811BD8">
                    <w:rPr>
                      <w:color w:val="000000"/>
                      <w:lang w:val="en-US"/>
                    </w:rPr>
                    <w:t>maxQ6_J</w:t>
                  </w:r>
                </w:p>
              </w:tc>
              <w:tc>
                <w:tcPr>
                  <w:tcW w:w="2871" w:type="dxa"/>
                  <w:vAlign w:val="bottom"/>
                </w:tcPr>
                <w:p w14:paraId="000000E9" w14:textId="77777777" w:rsidR="00557457" w:rsidRPr="00811BD8" w:rsidRDefault="00000000">
                  <w:pPr>
                    <w:rPr>
                      <w:color w:val="FF0000"/>
                      <w:lang w:val="en-US"/>
                    </w:rPr>
                  </w:pPr>
                  <w:r w:rsidRPr="00811BD8">
                    <w:rPr>
                      <w:color w:val="000000"/>
                      <w:lang w:val="en-US"/>
                    </w:rPr>
                    <w:t>EC_TT_001_degC</w:t>
                  </w:r>
                </w:p>
              </w:tc>
            </w:tr>
            <w:tr w:rsidR="00557457" w:rsidRPr="00811BD8" w14:paraId="0BD80000" w14:textId="77777777">
              <w:trPr>
                <w:jc w:val="center"/>
              </w:trPr>
              <w:tc>
                <w:tcPr>
                  <w:tcW w:w="2972" w:type="dxa"/>
                </w:tcPr>
                <w:p w14:paraId="000000EA" w14:textId="77777777" w:rsidR="00557457" w:rsidRPr="00811BD8" w:rsidRDefault="00557457">
                  <w:pPr>
                    <w:rPr>
                      <w:color w:val="FF0000"/>
                      <w:lang w:val="en-US"/>
                    </w:rPr>
                  </w:pPr>
                </w:p>
              </w:tc>
              <w:tc>
                <w:tcPr>
                  <w:tcW w:w="2651" w:type="dxa"/>
                  <w:vAlign w:val="bottom"/>
                </w:tcPr>
                <w:p w14:paraId="000000EB" w14:textId="77777777" w:rsidR="00557457" w:rsidRPr="00811BD8" w:rsidRDefault="00000000">
                  <w:pPr>
                    <w:rPr>
                      <w:color w:val="FF0000"/>
                      <w:lang w:val="en-US"/>
                    </w:rPr>
                  </w:pPr>
                  <w:r w:rsidRPr="00811BD8">
                    <w:rPr>
                      <w:color w:val="000000"/>
                      <w:lang w:val="en-US"/>
                    </w:rPr>
                    <w:t>CA03_1_CADATDC</w:t>
                  </w:r>
                </w:p>
              </w:tc>
              <w:tc>
                <w:tcPr>
                  <w:tcW w:w="2871" w:type="dxa"/>
                  <w:vAlign w:val="bottom"/>
                </w:tcPr>
                <w:p w14:paraId="000000EC" w14:textId="77777777" w:rsidR="00557457" w:rsidRPr="00811BD8" w:rsidRDefault="00000000">
                  <w:pPr>
                    <w:rPr>
                      <w:color w:val="FF0000"/>
                      <w:lang w:val="en-US"/>
                    </w:rPr>
                  </w:pPr>
                  <w:r w:rsidRPr="00811BD8">
                    <w:rPr>
                      <w:color w:val="000000"/>
                      <w:lang w:val="en-US"/>
                    </w:rPr>
                    <w:t>EC_TT_002_degC</w:t>
                  </w:r>
                </w:p>
              </w:tc>
            </w:tr>
            <w:tr w:rsidR="00557457" w:rsidRPr="00811BD8" w14:paraId="7884A4A3" w14:textId="77777777">
              <w:trPr>
                <w:jc w:val="center"/>
              </w:trPr>
              <w:tc>
                <w:tcPr>
                  <w:tcW w:w="2972" w:type="dxa"/>
                </w:tcPr>
                <w:p w14:paraId="000000ED" w14:textId="77777777" w:rsidR="00557457" w:rsidRPr="00811BD8" w:rsidRDefault="00557457">
                  <w:pPr>
                    <w:rPr>
                      <w:color w:val="FF0000"/>
                      <w:lang w:val="en-US"/>
                    </w:rPr>
                  </w:pPr>
                </w:p>
              </w:tc>
              <w:tc>
                <w:tcPr>
                  <w:tcW w:w="2651" w:type="dxa"/>
                  <w:vAlign w:val="bottom"/>
                </w:tcPr>
                <w:p w14:paraId="000000EE" w14:textId="77777777" w:rsidR="00557457" w:rsidRPr="00811BD8" w:rsidRDefault="00000000">
                  <w:pPr>
                    <w:rPr>
                      <w:color w:val="FF0000"/>
                      <w:lang w:val="en-US"/>
                    </w:rPr>
                  </w:pPr>
                  <w:r w:rsidRPr="00811BD8">
                    <w:rPr>
                      <w:color w:val="000000"/>
                      <w:lang w:val="en-US"/>
                    </w:rPr>
                    <w:t>CA03_2_CADATDC</w:t>
                  </w:r>
                </w:p>
              </w:tc>
              <w:tc>
                <w:tcPr>
                  <w:tcW w:w="2871" w:type="dxa"/>
                  <w:vAlign w:val="bottom"/>
                </w:tcPr>
                <w:p w14:paraId="000000EF" w14:textId="77777777" w:rsidR="00557457" w:rsidRPr="00811BD8" w:rsidRDefault="00000000">
                  <w:pPr>
                    <w:rPr>
                      <w:color w:val="FF0000"/>
                      <w:lang w:val="en-US"/>
                    </w:rPr>
                  </w:pPr>
                  <w:r w:rsidRPr="00811BD8">
                    <w:rPr>
                      <w:color w:val="000000"/>
                      <w:lang w:val="en-US"/>
                    </w:rPr>
                    <w:t>SW_TT_001_degC</w:t>
                  </w:r>
                </w:p>
              </w:tc>
            </w:tr>
            <w:tr w:rsidR="00557457" w:rsidRPr="00811BD8" w14:paraId="13ACFA9A" w14:textId="77777777">
              <w:trPr>
                <w:jc w:val="center"/>
              </w:trPr>
              <w:tc>
                <w:tcPr>
                  <w:tcW w:w="2972" w:type="dxa"/>
                </w:tcPr>
                <w:p w14:paraId="000000F0" w14:textId="77777777" w:rsidR="00557457" w:rsidRPr="00811BD8" w:rsidRDefault="00557457">
                  <w:pPr>
                    <w:rPr>
                      <w:color w:val="FF0000"/>
                      <w:lang w:val="en-US"/>
                    </w:rPr>
                  </w:pPr>
                </w:p>
              </w:tc>
              <w:tc>
                <w:tcPr>
                  <w:tcW w:w="2651" w:type="dxa"/>
                  <w:vAlign w:val="bottom"/>
                </w:tcPr>
                <w:p w14:paraId="000000F1" w14:textId="77777777" w:rsidR="00557457" w:rsidRPr="00811BD8" w:rsidRDefault="00000000">
                  <w:pPr>
                    <w:rPr>
                      <w:color w:val="FF0000"/>
                      <w:lang w:val="en-US"/>
                    </w:rPr>
                  </w:pPr>
                  <w:r w:rsidRPr="00811BD8">
                    <w:rPr>
                      <w:color w:val="000000"/>
                      <w:lang w:val="en-US"/>
                    </w:rPr>
                    <w:t>CA03_3_CADATDC</w:t>
                  </w:r>
                </w:p>
              </w:tc>
              <w:tc>
                <w:tcPr>
                  <w:tcW w:w="2871" w:type="dxa"/>
                  <w:vAlign w:val="bottom"/>
                </w:tcPr>
                <w:p w14:paraId="000000F2" w14:textId="77777777" w:rsidR="00557457" w:rsidRPr="00811BD8" w:rsidRDefault="00000000">
                  <w:pPr>
                    <w:rPr>
                      <w:color w:val="FF0000"/>
                      <w:lang w:val="en-US"/>
                    </w:rPr>
                  </w:pPr>
                  <w:r w:rsidRPr="00811BD8">
                    <w:rPr>
                      <w:color w:val="000000"/>
                      <w:lang w:val="en-US"/>
                    </w:rPr>
                    <w:t>SW_TT_002_degC</w:t>
                  </w:r>
                </w:p>
              </w:tc>
            </w:tr>
            <w:tr w:rsidR="00557457" w:rsidRPr="00811BD8" w14:paraId="6E16A34F" w14:textId="77777777">
              <w:trPr>
                <w:jc w:val="center"/>
              </w:trPr>
              <w:tc>
                <w:tcPr>
                  <w:tcW w:w="2972" w:type="dxa"/>
                </w:tcPr>
                <w:p w14:paraId="000000F3" w14:textId="77777777" w:rsidR="00557457" w:rsidRPr="00811BD8" w:rsidRDefault="00557457">
                  <w:pPr>
                    <w:rPr>
                      <w:color w:val="FF0000"/>
                      <w:lang w:val="en-US"/>
                    </w:rPr>
                  </w:pPr>
                </w:p>
              </w:tc>
              <w:tc>
                <w:tcPr>
                  <w:tcW w:w="2651" w:type="dxa"/>
                  <w:vAlign w:val="bottom"/>
                </w:tcPr>
                <w:p w14:paraId="000000F4" w14:textId="77777777" w:rsidR="00557457" w:rsidRPr="00811BD8" w:rsidRDefault="00000000">
                  <w:pPr>
                    <w:rPr>
                      <w:color w:val="FF0000"/>
                      <w:lang w:val="en-US"/>
                    </w:rPr>
                  </w:pPr>
                  <w:r w:rsidRPr="00811BD8">
                    <w:rPr>
                      <w:color w:val="000000"/>
                      <w:lang w:val="en-US"/>
                    </w:rPr>
                    <w:t>CA03_4_CADATDC</w:t>
                  </w:r>
                </w:p>
              </w:tc>
              <w:tc>
                <w:tcPr>
                  <w:tcW w:w="2871" w:type="dxa"/>
                  <w:vAlign w:val="bottom"/>
                </w:tcPr>
                <w:p w14:paraId="000000F5" w14:textId="77777777" w:rsidR="00557457" w:rsidRPr="00811BD8" w:rsidRDefault="00000000">
                  <w:pPr>
                    <w:rPr>
                      <w:color w:val="FF0000"/>
                      <w:lang w:val="en-US"/>
                    </w:rPr>
                  </w:pPr>
                  <w:r w:rsidRPr="00811BD8">
                    <w:rPr>
                      <w:color w:val="000000"/>
                      <w:lang w:val="en-US"/>
                    </w:rPr>
                    <w:t>SW_TT_003_degC</w:t>
                  </w:r>
                </w:p>
              </w:tc>
            </w:tr>
            <w:tr w:rsidR="00557457" w:rsidRPr="00811BD8" w14:paraId="758404D5" w14:textId="77777777">
              <w:trPr>
                <w:jc w:val="center"/>
              </w:trPr>
              <w:tc>
                <w:tcPr>
                  <w:tcW w:w="2972" w:type="dxa"/>
                </w:tcPr>
                <w:p w14:paraId="000000F6" w14:textId="77777777" w:rsidR="00557457" w:rsidRPr="00811BD8" w:rsidRDefault="00557457">
                  <w:pPr>
                    <w:rPr>
                      <w:color w:val="FF0000"/>
                      <w:lang w:val="en-US"/>
                    </w:rPr>
                  </w:pPr>
                </w:p>
              </w:tc>
              <w:tc>
                <w:tcPr>
                  <w:tcW w:w="2651" w:type="dxa"/>
                  <w:vAlign w:val="bottom"/>
                </w:tcPr>
                <w:p w14:paraId="000000F7" w14:textId="77777777" w:rsidR="00557457" w:rsidRPr="00811BD8" w:rsidRDefault="00000000">
                  <w:pPr>
                    <w:rPr>
                      <w:color w:val="FF0000"/>
                      <w:lang w:val="en-US"/>
                    </w:rPr>
                  </w:pPr>
                  <w:r w:rsidRPr="00811BD8">
                    <w:rPr>
                      <w:color w:val="000000"/>
                      <w:lang w:val="en-US"/>
                    </w:rPr>
                    <w:t>CA03_5_CADATDC</w:t>
                  </w:r>
                </w:p>
              </w:tc>
              <w:tc>
                <w:tcPr>
                  <w:tcW w:w="2871" w:type="dxa"/>
                  <w:vAlign w:val="bottom"/>
                </w:tcPr>
                <w:p w14:paraId="000000F8" w14:textId="77777777" w:rsidR="00557457" w:rsidRPr="00811BD8" w:rsidRDefault="00000000">
                  <w:pPr>
                    <w:rPr>
                      <w:color w:val="FF0000"/>
                      <w:lang w:val="en-US"/>
                    </w:rPr>
                  </w:pPr>
                  <w:r w:rsidRPr="00811BD8">
                    <w:rPr>
                      <w:color w:val="000000"/>
                      <w:lang w:val="en-US"/>
                    </w:rPr>
                    <w:t>SW_TT_004_degC</w:t>
                  </w:r>
                </w:p>
              </w:tc>
            </w:tr>
            <w:tr w:rsidR="00557457" w:rsidRPr="00811BD8" w14:paraId="64BA5863" w14:textId="77777777">
              <w:trPr>
                <w:jc w:val="center"/>
              </w:trPr>
              <w:tc>
                <w:tcPr>
                  <w:tcW w:w="2972" w:type="dxa"/>
                </w:tcPr>
                <w:p w14:paraId="000000F9" w14:textId="77777777" w:rsidR="00557457" w:rsidRPr="00811BD8" w:rsidRDefault="00557457">
                  <w:pPr>
                    <w:rPr>
                      <w:color w:val="FF0000"/>
                      <w:lang w:val="en-US"/>
                    </w:rPr>
                  </w:pPr>
                </w:p>
              </w:tc>
              <w:tc>
                <w:tcPr>
                  <w:tcW w:w="2651" w:type="dxa"/>
                  <w:vAlign w:val="bottom"/>
                </w:tcPr>
                <w:p w14:paraId="000000FA" w14:textId="77777777" w:rsidR="00557457" w:rsidRPr="00811BD8" w:rsidRDefault="00000000">
                  <w:pPr>
                    <w:rPr>
                      <w:color w:val="FF0000"/>
                      <w:lang w:val="en-US"/>
                    </w:rPr>
                  </w:pPr>
                  <w:r w:rsidRPr="00811BD8">
                    <w:rPr>
                      <w:color w:val="000000"/>
                      <w:lang w:val="en-US"/>
                    </w:rPr>
                    <w:t>CA03_6_CADATDC</w:t>
                  </w:r>
                </w:p>
              </w:tc>
              <w:tc>
                <w:tcPr>
                  <w:tcW w:w="2871" w:type="dxa"/>
                  <w:vAlign w:val="bottom"/>
                </w:tcPr>
                <w:p w14:paraId="000000FB" w14:textId="77777777" w:rsidR="00557457" w:rsidRPr="00811BD8" w:rsidRDefault="00000000">
                  <w:pPr>
                    <w:rPr>
                      <w:color w:val="FF0000"/>
                      <w:lang w:val="en-US"/>
                    </w:rPr>
                  </w:pPr>
                  <w:r w:rsidRPr="00811BD8">
                    <w:rPr>
                      <w:color w:val="000000"/>
                      <w:lang w:val="en-US"/>
                    </w:rPr>
                    <w:t>SW_TT_005_degC</w:t>
                  </w:r>
                </w:p>
              </w:tc>
            </w:tr>
            <w:tr w:rsidR="00557457" w:rsidRPr="00811BD8" w14:paraId="5BDDB54A" w14:textId="77777777">
              <w:trPr>
                <w:jc w:val="center"/>
              </w:trPr>
              <w:tc>
                <w:tcPr>
                  <w:tcW w:w="2972" w:type="dxa"/>
                </w:tcPr>
                <w:p w14:paraId="000000FC" w14:textId="77777777" w:rsidR="00557457" w:rsidRPr="00811BD8" w:rsidRDefault="00557457">
                  <w:pPr>
                    <w:rPr>
                      <w:color w:val="FF0000"/>
                      <w:lang w:val="en-US"/>
                    </w:rPr>
                  </w:pPr>
                </w:p>
              </w:tc>
              <w:tc>
                <w:tcPr>
                  <w:tcW w:w="2651" w:type="dxa"/>
                  <w:vAlign w:val="bottom"/>
                </w:tcPr>
                <w:p w14:paraId="000000FD" w14:textId="77777777" w:rsidR="00557457" w:rsidRPr="00811BD8" w:rsidRDefault="00000000">
                  <w:pPr>
                    <w:rPr>
                      <w:color w:val="FF0000"/>
                      <w:lang w:val="en-US"/>
                    </w:rPr>
                  </w:pPr>
                  <w:r w:rsidRPr="00811BD8">
                    <w:rPr>
                      <w:color w:val="000000"/>
                      <w:lang w:val="en-US"/>
                    </w:rPr>
                    <w:t>CA10_1_CADATDC</w:t>
                  </w:r>
                </w:p>
              </w:tc>
              <w:tc>
                <w:tcPr>
                  <w:tcW w:w="2871" w:type="dxa"/>
                  <w:vAlign w:val="bottom"/>
                </w:tcPr>
                <w:p w14:paraId="000000FE" w14:textId="77777777" w:rsidR="00557457" w:rsidRPr="00811BD8" w:rsidRDefault="00000000">
                  <w:pPr>
                    <w:rPr>
                      <w:color w:val="FF0000"/>
                      <w:lang w:val="en-US"/>
                    </w:rPr>
                  </w:pPr>
                  <w:r w:rsidRPr="00811BD8">
                    <w:rPr>
                      <w:color w:val="000000"/>
                      <w:lang w:val="en-US"/>
                    </w:rPr>
                    <w:t>SW_TT_006_degC</w:t>
                  </w:r>
                </w:p>
              </w:tc>
            </w:tr>
            <w:tr w:rsidR="00557457" w:rsidRPr="00811BD8" w14:paraId="6380C43A" w14:textId="77777777">
              <w:trPr>
                <w:jc w:val="center"/>
              </w:trPr>
              <w:tc>
                <w:tcPr>
                  <w:tcW w:w="2972" w:type="dxa"/>
                </w:tcPr>
                <w:p w14:paraId="000000FF" w14:textId="77777777" w:rsidR="00557457" w:rsidRPr="00811BD8" w:rsidRDefault="00557457">
                  <w:pPr>
                    <w:rPr>
                      <w:color w:val="FF0000"/>
                      <w:lang w:val="en-US"/>
                    </w:rPr>
                  </w:pPr>
                </w:p>
              </w:tc>
              <w:tc>
                <w:tcPr>
                  <w:tcW w:w="2651" w:type="dxa"/>
                  <w:vAlign w:val="bottom"/>
                </w:tcPr>
                <w:p w14:paraId="00000100" w14:textId="77777777" w:rsidR="00557457" w:rsidRPr="00811BD8" w:rsidRDefault="00000000">
                  <w:pPr>
                    <w:rPr>
                      <w:color w:val="FF0000"/>
                      <w:lang w:val="en-US"/>
                    </w:rPr>
                  </w:pPr>
                  <w:r w:rsidRPr="00811BD8">
                    <w:rPr>
                      <w:color w:val="000000"/>
                      <w:lang w:val="en-US"/>
                    </w:rPr>
                    <w:t>CA10_2_CADATDC</w:t>
                  </w:r>
                </w:p>
              </w:tc>
              <w:tc>
                <w:tcPr>
                  <w:tcW w:w="2871" w:type="dxa"/>
                  <w:vAlign w:val="bottom"/>
                </w:tcPr>
                <w:p w14:paraId="00000101" w14:textId="77777777" w:rsidR="00557457" w:rsidRPr="00811BD8" w:rsidRDefault="00000000">
                  <w:pPr>
                    <w:rPr>
                      <w:color w:val="FF0000"/>
                      <w:lang w:val="en-US"/>
                    </w:rPr>
                  </w:pPr>
                  <w:r w:rsidRPr="00811BD8">
                    <w:rPr>
                      <w:color w:val="000000"/>
                      <w:lang w:val="en-US"/>
                    </w:rPr>
                    <w:t>SW_TT_007_degC</w:t>
                  </w:r>
                </w:p>
              </w:tc>
            </w:tr>
            <w:tr w:rsidR="00557457" w:rsidRPr="00811BD8" w14:paraId="5DF4D7EF" w14:textId="77777777">
              <w:trPr>
                <w:jc w:val="center"/>
              </w:trPr>
              <w:tc>
                <w:tcPr>
                  <w:tcW w:w="2972" w:type="dxa"/>
                </w:tcPr>
                <w:p w14:paraId="00000102" w14:textId="77777777" w:rsidR="00557457" w:rsidRPr="00811BD8" w:rsidRDefault="00557457">
                  <w:pPr>
                    <w:rPr>
                      <w:color w:val="FF0000"/>
                      <w:lang w:val="en-US"/>
                    </w:rPr>
                  </w:pPr>
                </w:p>
              </w:tc>
              <w:tc>
                <w:tcPr>
                  <w:tcW w:w="2651" w:type="dxa"/>
                  <w:vAlign w:val="bottom"/>
                </w:tcPr>
                <w:p w14:paraId="00000103" w14:textId="77777777" w:rsidR="00557457" w:rsidRPr="00811BD8" w:rsidRDefault="00000000">
                  <w:pPr>
                    <w:rPr>
                      <w:color w:val="FF0000"/>
                      <w:lang w:val="en-US"/>
                    </w:rPr>
                  </w:pPr>
                  <w:r w:rsidRPr="00811BD8">
                    <w:rPr>
                      <w:color w:val="000000"/>
                      <w:lang w:val="en-US"/>
                    </w:rPr>
                    <w:t>CA10_3_CADATDC</w:t>
                  </w:r>
                </w:p>
              </w:tc>
              <w:tc>
                <w:tcPr>
                  <w:tcW w:w="2871" w:type="dxa"/>
                  <w:vAlign w:val="bottom"/>
                </w:tcPr>
                <w:p w14:paraId="00000104" w14:textId="77777777" w:rsidR="00557457" w:rsidRPr="00811BD8" w:rsidRDefault="00000000">
                  <w:pPr>
                    <w:rPr>
                      <w:color w:val="FF0000"/>
                      <w:lang w:val="en-US"/>
                    </w:rPr>
                  </w:pPr>
                  <w:r w:rsidRPr="00811BD8">
                    <w:rPr>
                      <w:color w:val="000000"/>
                      <w:lang w:val="en-US"/>
                    </w:rPr>
                    <w:t>SW_TT_008_degC</w:t>
                  </w:r>
                </w:p>
              </w:tc>
            </w:tr>
            <w:tr w:rsidR="00557457" w:rsidRPr="00811BD8" w14:paraId="150CD720" w14:textId="77777777">
              <w:trPr>
                <w:jc w:val="center"/>
              </w:trPr>
              <w:tc>
                <w:tcPr>
                  <w:tcW w:w="2972" w:type="dxa"/>
                </w:tcPr>
                <w:p w14:paraId="00000105" w14:textId="77777777" w:rsidR="00557457" w:rsidRPr="00811BD8" w:rsidRDefault="00557457">
                  <w:pPr>
                    <w:rPr>
                      <w:color w:val="FF0000"/>
                      <w:lang w:val="en-US"/>
                    </w:rPr>
                  </w:pPr>
                </w:p>
              </w:tc>
              <w:tc>
                <w:tcPr>
                  <w:tcW w:w="2651" w:type="dxa"/>
                  <w:vAlign w:val="bottom"/>
                </w:tcPr>
                <w:p w14:paraId="00000106" w14:textId="77777777" w:rsidR="00557457" w:rsidRPr="00811BD8" w:rsidRDefault="00000000">
                  <w:pPr>
                    <w:rPr>
                      <w:color w:val="FF0000"/>
                      <w:lang w:val="en-US"/>
                    </w:rPr>
                  </w:pPr>
                  <w:r w:rsidRPr="00811BD8">
                    <w:rPr>
                      <w:color w:val="000000"/>
                      <w:lang w:val="en-US"/>
                    </w:rPr>
                    <w:t>CA10_4_CADATDC</w:t>
                  </w:r>
                </w:p>
              </w:tc>
              <w:tc>
                <w:tcPr>
                  <w:tcW w:w="2871" w:type="dxa"/>
                  <w:vAlign w:val="bottom"/>
                </w:tcPr>
                <w:p w14:paraId="00000107" w14:textId="77777777" w:rsidR="00557457" w:rsidRPr="00811BD8" w:rsidRDefault="00000000">
                  <w:pPr>
                    <w:rPr>
                      <w:color w:val="FF0000"/>
                      <w:lang w:val="en-US"/>
                    </w:rPr>
                  </w:pPr>
                  <w:r w:rsidRPr="00811BD8">
                    <w:rPr>
                      <w:color w:val="000000"/>
                      <w:lang w:val="en-US"/>
                    </w:rPr>
                    <w:t>SW_TT_009_degC</w:t>
                  </w:r>
                </w:p>
              </w:tc>
            </w:tr>
            <w:tr w:rsidR="00557457" w:rsidRPr="00811BD8" w14:paraId="28A59E4C" w14:textId="77777777">
              <w:trPr>
                <w:jc w:val="center"/>
              </w:trPr>
              <w:tc>
                <w:tcPr>
                  <w:tcW w:w="2972" w:type="dxa"/>
                </w:tcPr>
                <w:p w14:paraId="00000108" w14:textId="77777777" w:rsidR="00557457" w:rsidRPr="00811BD8" w:rsidRDefault="00557457">
                  <w:pPr>
                    <w:rPr>
                      <w:color w:val="FF0000"/>
                      <w:lang w:val="en-US"/>
                    </w:rPr>
                  </w:pPr>
                </w:p>
              </w:tc>
              <w:tc>
                <w:tcPr>
                  <w:tcW w:w="2651" w:type="dxa"/>
                  <w:vAlign w:val="bottom"/>
                </w:tcPr>
                <w:p w14:paraId="00000109" w14:textId="77777777" w:rsidR="00557457" w:rsidRPr="00811BD8" w:rsidRDefault="00000000">
                  <w:pPr>
                    <w:rPr>
                      <w:color w:val="FF0000"/>
                      <w:lang w:val="en-US"/>
                    </w:rPr>
                  </w:pPr>
                  <w:r w:rsidRPr="00811BD8">
                    <w:rPr>
                      <w:color w:val="000000"/>
                      <w:lang w:val="en-US"/>
                    </w:rPr>
                    <w:t>CA10_5_CADATDC</w:t>
                  </w:r>
                </w:p>
              </w:tc>
              <w:tc>
                <w:tcPr>
                  <w:tcW w:w="2871" w:type="dxa"/>
                  <w:vAlign w:val="bottom"/>
                </w:tcPr>
                <w:p w14:paraId="0000010A" w14:textId="77777777" w:rsidR="00557457" w:rsidRPr="00811BD8" w:rsidRDefault="00000000">
                  <w:pPr>
                    <w:rPr>
                      <w:color w:val="FF0000"/>
                      <w:lang w:val="en-US"/>
                    </w:rPr>
                  </w:pPr>
                  <w:r w:rsidRPr="00811BD8">
                    <w:rPr>
                      <w:color w:val="000000"/>
                      <w:lang w:val="en-US"/>
                    </w:rPr>
                    <w:t>EO_TT_001_degC</w:t>
                  </w:r>
                </w:p>
              </w:tc>
            </w:tr>
            <w:tr w:rsidR="00557457" w:rsidRPr="00811BD8" w14:paraId="74B6A1DF" w14:textId="77777777">
              <w:trPr>
                <w:jc w:val="center"/>
              </w:trPr>
              <w:tc>
                <w:tcPr>
                  <w:tcW w:w="2972" w:type="dxa"/>
                </w:tcPr>
                <w:p w14:paraId="0000010B" w14:textId="77777777" w:rsidR="00557457" w:rsidRPr="00811BD8" w:rsidRDefault="00557457">
                  <w:pPr>
                    <w:rPr>
                      <w:color w:val="FF0000"/>
                      <w:lang w:val="en-US"/>
                    </w:rPr>
                  </w:pPr>
                </w:p>
              </w:tc>
              <w:tc>
                <w:tcPr>
                  <w:tcW w:w="2651" w:type="dxa"/>
                  <w:vAlign w:val="bottom"/>
                </w:tcPr>
                <w:p w14:paraId="0000010C" w14:textId="77777777" w:rsidR="00557457" w:rsidRPr="00811BD8" w:rsidRDefault="00000000">
                  <w:pPr>
                    <w:rPr>
                      <w:color w:val="FF0000"/>
                      <w:lang w:val="en-US"/>
                    </w:rPr>
                  </w:pPr>
                  <w:r w:rsidRPr="00811BD8">
                    <w:rPr>
                      <w:color w:val="000000"/>
                      <w:lang w:val="en-US"/>
                    </w:rPr>
                    <w:t>CA10_6_CADATDC</w:t>
                  </w:r>
                </w:p>
              </w:tc>
              <w:tc>
                <w:tcPr>
                  <w:tcW w:w="2871" w:type="dxa"/>
                  <w:vAlign w:val="bottom"/>
                </w:tcPr>
                <w:p w14:paraId="0000010D" w14:textId="77777777" w:rsidR="00557457" w:rsidRPr="00811BD8" w:rsidRDefault="00000000">
                  <w:pPr>
                    <w:rPr>
                      <w:color w:val="FF0000"/>
                      <w:lang w:val="en-US"/>
                    </w:rPr>
                  </w:pPr>
                  <w:r w:rsidRPr="00811BD8">
                    <w:rPr>
                      <w:color w:val="000000"/>
                      <w:lang w:val="en-US"/>
                    </w:rPr>
                    <w:t>EO_TT_002_degC</w:t>
                  </w:r>
                </w:p>
              </w:tc>
            </w:tr>
            <w:tr w:rsidR="00557457" w:rsidRPr="00811BD8" w14:paraId="1D6CE72B" w14:textId="77777777">
              <w:trPr>
                <w:jc w:val="center"/>
              </w:trPr>
              <w:tc>
                <w:tcPr>
                  <w:tcW w:w="2972" w:type="dxa"/>
                </w:tcPr>
                <w:p w14:paraId="0000010E" w14:textId="77777777" w:rsidR="00557457" w:rsidRPr="00811BD8" w:rsidRDefault="00557457">
                  <w:pPr>
                    <w:rPr>
                      <w:color w:val="FF0000"/>
                      <w:lang w:val="en-US"/>
                    </w:rPr>
                  </w:pPr>
                </w:p>
              </w:tc>
              <w:tc>
                <w:tcPr>
                  <w:tcW w:w="2651" w:type="dxa"/>
                  <w:vAlign w:val="bottom"/>
                </w:tcPr>
                <w:p w14:paraId="0000010F" w14:textId="77777777" w:rsidR="00557457" w:rsidRPr="00811BD8" w:rsidRDefault="00000000">
                  <w:pPr>
                    <w:rPr>
                      <w:color w:val="FF0000"/>
                      <w:lang w:val="en-US"/>
                    </w:rPr>
                  </w:pPr>
                  <w:r w:rsidRPr="00811BD8">
                    <w:rPr>
                      <w:color w:val="000000"/>
                      <w:lang w:val="en-US"/>
                    </w:rPr>
                    <w:t>CA50_1_CADATDC</w:t>
                  </w:r>
                </w:p>
              </w:tc>
              <w:tc>
                <w:tcPr>
                  <w:tcW w:w="2871" w:type="dxa"/>
                  <w:vAlign w:val="bottom"/>
                </w:tcPr>
                <w:p w14:paraId="00000110" w14:textId="77777777" w:rsidR="00557457" w:rsidRPr="00811BD8" w:rsidRDefault="00000000">
                  <w:pPr>
                    <w:rPr>
                      <w:color w:val="BFBFBF"/>
                      <w:lang w:val="en-US"/>
                    </w:rPr>
                  </w:pPr>
                  <w:r w:rsidRPr="00811BD8">
                    <w:rPr>
                      <w:color w:val="BFBFBF"/>
                      <w:lang w:val="en-US"/>
                    </w:rPr>
                    <w:t>NI9214b_13_degC</w:t>
                  </w:r>
                </w:p>
              </w:tc>
            </w:tr>
            <w:tr w:rsidR="00557457" w:rsidRPr="00811BD8" w14:paraId="75ED1989" w14:textId="77777777">
              <w:trPr>
                <w:jc w:val="center"/>
              </w:trPr>
              <w:tc>
                <w:tcPr>
                  <w:tcW w:w="2972" w:type="dxa"/>
                </w:tcPr>
                <w:p w14:paraId="00000111" w14:textId="77777777" w:rsidR="00557457" w:rsidRPr="00811BD8" w:rsidRDefault="00557457">
                  <w:pPr>
                    <w:rPr>
                      <w:color w:val="FF0000"/>
                      <w:lang w:val="en-US"/>
                    </w:rPr>
                  </w:pPr>
                </w:p>
              </w:tc>
              <w:tc>
                <w:tcPr>
                  <w:tcW w:w="2651" w:type="dxa"/>
                  <w:vAlign w:val="bottom"/>
                </w:tcPr>
                <w:p w14:paraId="00000112" w14:textId="77777777" w:rsidR="00557457" w:rsidRPr="00811BD8" w:rsidRDefault="00000000">
                  <w:pPr>
                    <w:rPr>
                      <w:color w:val="FF0000"/>
                      <w:lang w:val="en-US"/>
                    </w:rPr>
                  </w:pPr>
                  <w:r w:rsidRPr="00811BD8">
                    <w:rPr>
                      <w:color w:val="000000"/>
                      <w:lang w:val="en-US"/>
                    </w:rPr>
                    <w:t>CA50_2_CADATDC</w:t>
                  </w:r>
                </w:p>
              </w:tc>
              <w:tc>
                <w:tcPr>
                  <w:tcW w:w="2871" w:type="dxa"/>
                  <w:vAlign w:val="bottom"/>
                </w:tcPr>
                <w:p w14:paraId="00000113" w14:textId="77777777" w:rsidR="00557457" w:rsidRPr="00811BD8" w:rsidRDefault="00000000">
                  <w:pPr>
                    <w:rPr>
                      <w:color w:val="BFBFBF"/>
                      <w:lang w:val="en-US"/>
                    </w:rPr>
                  </w:pPr>
                  <w:r w:rsidRPr="00811BD8">
                    <w:rPr>
                      <w:color w:val="BFBFBF"/>
                      <w:lang w:val="en-US"/>
                    </w:rPr>
                    <w:t>NI9214b_14_degC</w:t>
                  </w:r>
                </w:p>
              </w:tc>
            </w:tr>
            <w:tr w:rsidR="00557457" w:rsidRPr="00811BD8" w14:paraId="23F99076" w14:textId="77777777">
              <w:trPr>
                <w:jc w:val="center"/>
              </w:trPr>
              <w:tc>
                <w:tcPr>
                  <w:tcW w:w="2972" w:type="dxa"/>
                </w:tcPr>
                <w:p w14:paraId="00000114" w14:textId="77777777" w:rsidR="00557457" w:rsidRPr="00811BD8" w:rsidRDefault="00557457">
                  <w:pPr>
                    <w:rPr>
                      <w:color w:val="FF0000"/>
                      <w:lang w:val="en-US"/>
                    </w:rPr>
                  </w:pPr>
                </w:p>
              </w:tc>
              <w:tc>
                <w:tcPr>
                  <w:tcW w:w="2651" w:type="dxa"/>
                  <w:vAlign w:val="bottom"/>
                </w:tcPr>
                <w:p w14:paraId="00000115" w14:textId="77777777" w:rsidR="00557457" w:rsidRPr="00811BD8" w:rsidRDefault="00000000">
                  <w:pPr>
                    <w:rPr>
                      <w:color w:val="FF0000"/>
                      <w:lang w:val="en-US"/>
                    </w:rPr>
                  </w:pPr>
                  <w:r w:rsidRPr="00811BD8">
                    <w:rPr>
                      <w:color w:val="000000"/>
                      <w:lang w:val="en-US"/>
                    </w:rPr>
                    <w:t>CA50_3_CADATDC</w:t>
                  </w:r>
                </w:p>
              </w:tc>
              <w:tc>
                <w:tcPr>
                  <w:tcW w:w="2871" w:type="dxa"/>
                  <w:vAlign w:val="bottom"/>
                </w:tcPr>
                <w:p w14:paraId="00000116" w14:textId="77777777" w:rsidR="00557457" w:rsidRPr="00811BD8" w:rsidRDefault="00000000">
                  <w:pPr>
                    <w:rPr>
                      <w:color w:val="BFBFBF"/>
                      <w:lang w:val="en-US"/>
                    </w:rPr>
                  </w:pPr>
                  <w:r w:rsidRPr="00811BD8">
                    <w:rPr>
                      <w:color w:val="BFBFBF"/>
                      <w:lang w:val="en-US"/>
                    </w:rPr>
                    <w:t>NI9214b_15_degC</w:t>
                  </w:r>
                </w:p>
              </w:tc>
            </w:tr>
            <w:tr w:rsidR="00557457" w:rsidRPr="00811BD8" w14:paraId="3827C3BA" w14:textId="77777777">
              <w:trPr>
                <w:jc w:val="center"/>
              </w:trPr>
              <w:tc>
                <w:tcPr>
                  <w:tcW w:w="2972" w:type="dxa"/>
                </w:tcPr>
                <w:p w14:paraId="00000117" w14:textId="77777777" w:rsidR="00557457" w:rsidRPr="00811BD8" w:rsidRDefault="00557457">
                  <w:pPr>
                    <w:rPr>
                      <w:color w:val="FF0000"/>
                      <w:lang w:val="en-US"/>
                    </w:rPr>
                  </w:pPr>
                </w:p>
              </w:tc>
              <w:tc>
                <w:tcPr>
                  <w:tcW w:w="2651" w:type="dxa"/>
                  <w:vAlign w:val="bottom"/>
                </w:tcPr>
                <w:p w14:paraId="00000118" w14:textId="77777777" w:rsidR="00557457" w:rsidRPr="00811BD8" w:rsidRDefault="00000000">
                  <w:pPr>
                    <w:rPr>
                      <w:color w:val="FF0000"/>
                      <w:lang w:val="en-US"/>
                    </w:rPr>
                  </w:pPr>
                  <w:r w:rsidRPr="00811BD8">
                    <w:rPr>
                      <w:color w:val="000000"/>
                      <w:lang w:val="en-US"/>
                    </w:rPr>
                    <w:t>CA50_4_CADATDC</w:t>
                  </w:r>
                </w:p>
              </w:tc>
              <w:tc>
                <w:tcPr>
                  <w:tcW w:w="2871" w:type="dxa"/>
                  <w:vAlign w:val="bottom"/>
                </w:tcPr>
                <w:p w14:paraId="00000119" w14:textId="77777777" w:rsidR="00557457" w:rsidRPr="00811BD8" w:rsidRDefault="00000000">
                  <w:pPr>
                    <w:rPr>
                      <w:color w:val="BFBFBF"/>
                      <w:lang w:val="en-US"/>
                    </w:rPr>
                  </w:pPr>
                  <w:r w:rsidRPr="00811BD8">
                    <w:rPr>
                      <w:color w:val="BFBFBF"/>
                      <w:lang w:val="en-US"/>
                    </w:rPr>
                    <w:t>NI9214b_16_degC</w:t>
                  </w:r>
                </w:p>
              </w:tc>
            </w:tr>
            <w:tr w:rsidR="00557457" w:rsidRPr="00811BD8" w14:paraId="688C8DA3" w14:textId="77777777">
              <w:trPr>
                <w:jc w:val="center"/>
              </w:trPr>
              <w:tc>
                <w:tcPr>
                  <w:tcW w:w="2972" w:type="dxa"/>
                </w:tcPr>
                <w:p w14:paraId="0000011A" w14:textId="77777777" w:rsidR="00557457" w:rsidRPr="00811BD8" w:rsidRDefault="00557457">
                  <w:pPr>
                    <w:rPr>
                      <w:color w:val="FF0000"/>
                      <w:lang w:val="en-US"/>
                    </w:rPr>
                  </w:pPr>
                </w:p>
              </w:tc>
              <w:tc>
                <w:tcPr>
                  <w:tcW w:w="2651" w:type="dxa"/>
                  <w:vAlign w:val="bottom"/>
                </w:tcPr>
                <w:p w14:paraId="0000011B" w14:textId="77777777" w:rsidR="00557457" w:rsidRPr="00811BD8" w:rsidRDefault="00000000">
                  <w:pPr>
                    <w:rPr>
                      <w:color w:val="FF0000"/>
                      <w:lang w:val="en-US"/>
                    </w:rPr>
                  </w:pPr>
                  <w:r w:rsidRPr="00811BD8">
                    <w:rPr>
                      <w:color w:val="000000"/>
                      <w:lang w:val="en-US"/>
                    </w:rPr>
                    <w:t>CA50_5_CADATDC</w:t>
                  </w:r>
                </w:p>
              </w:tc>
              <w:tc>
                <w:tcPr>
                  <w:tcW w:w="2871" w:type="dxa"/>
                  <w:vAlign w:val="bottom"/>
                </w:tcPr>
                <w:p w14:paraId="0000011C" w14:textId="77777777" w:rsidR="00557457" w:rsidRPr="00811BD8" w:rsidRDefault="00000000">
                  <w:pPr>
                    <w:rPr>
                      <w:color w:val="BFBFBF"/>
                      <w:lang w:val="en-US"/>
                    </w:rPr>
                  </w:pPr>
                  <w:r w:rsidRPr="00811BD8">
                    <w:rPr>
                      <w:color w:val="BFBFBF"/>
                      <w:lang w:val="en-US"/>
                    </w:rPr>
                    <w:t>NI9264_AO0_V</w:t>
                  </w:r>
                </w:p>
              </w:tc>
            </w:tr>
            <w:tr w:rsidR="00557457" w:rsidRPr="00811BD8" w14:paraId="73228299" w14:textId="77777777">
              <w:trPr>
                <w:jc w:val="center"/>
              </w:trPr>
              <w:tc>
                <w:tcPr>
                  <w:tcW w:w="2972" w:type="dxa"/>
                </w:tcPr>
                <w:p w14:paraId="0000011D" w14:textId="77777777" w:rsidR="00557457" w:rsidRPr="00811BD8" w:rsidRDefault="00557457">
                  <w:pPr>
                    <w:rPr>
                      <w:color w:val="FF0000"/>
                      <w:lang w:val="en-US"/>
                    </w:rPr>
                  </w:pPr>
                </w:p>
              </w:tc>
              <w:tc>
                <w:tcPr>
                  <w:tcW w:w="2651" w:type="dxa"/>
                  <w:vAlign w:val="bottom"/>
                </w:tcPr>
                <w:p w14:paraId="0000011E" w14:textId="77777777" w:rsidR="00557457" w:rsidRPr="00811BD8" w:rsidRDefault="00000000">
                  <w:pPr>
                    <w:rPr>
                      <w:color w:val="FF0000"/>
                      <w:lang w:val="en-US"/>
                    </w:rPr>
                  </w:pPr>
                  <w:r w:rsidRPr="00811BD8">
                    <w:rPr>
                      <w:color w:val="000000"/>
                      <w:lang w:val="en-US"/>
                    </w:rPr>
                    <w:t>CA50_6_CADATDC</w:t>
                  </w:r>
                </w:p>
              </w:tc>
              <w:tc>
                <w:tcPr>
                  <w:tcW w:w="2871" w:type="dxa"/>
                  <w:vAlign w:val="bottom"/>
                </w:tcPr>
                <w:p w14:paraId="0000011F" w14:textId="77777777" w:rsidR="00557457" w:rsidRPr="00811BD8" w:rsidRDefault="00000000">
                  <w:pPr>
                    <w:rPr>
                      <w:color w:val="BFBFBF"/>
                      <w:lang w:val="en-US"/>
                    </w:rPr>
                  </w:pPr>
                  <w:r w:rsidRPr="00811BD8">
                    <w:rPr>
                      <w:color w:val="BFBFBF"/>
                      <w:lang w:val="en-US"/>
                    </w:rPr>
                    <w:t>NI9264_AO1_V</w:t>
                  </w:r>
                </w:p>
              </w:tc>
            </w:tr>
            <w:tr w:rsidR="00557457" w:rsidRPr="00811BD8" w14:paraId="0DF9265D" w14:textId="77777777">
              <w:trPr>
                <w:jc w:val="center"/>
              </w:trPr>
              <w:tc>
                <w:tcPr>
                  <w:tcW w:w="2972" w:type="dxa"/>
                </w:tcPr>
                <w:p w14:paraId="00000120" w14:textId="77777777" w:rsidR="00557457" w:rsidRPr="00811BD8" w:rsidRDefault="00557457">
                  <w:pPr>
                    <w:rPr>
                      <w:color w:val="FF0000"/>
                      <w:lang w:val="en-US"/>
                    </w:rPr>
                  </w:pPr>
                </w:p>
              </w:tc>
              <w:tc>
                <w:tcPr>
                  <w:tcW w:w="2651" w:type="dxa"/>
                  <w:vAlign w:val="bottom"/>
                </w:tcPr>
                <w:p w14:paraId="00000121" w14:textId="77777777" w:rsidR="00557457" w:rsidRPr="00811BD8" w:rsidRDefault="00000000">
                  <w:pPr>
                    <w:rPr>
                      <w:color w:val="FF0000"/>
                      <w:lang w:val="en-US"/>
                    </w:rPr>
                  </w:pPr>
                  <w:r w:rsidRPr="00811BD8">
                    <w:rPr>
                      <w:color w:val="000000"/>
                      <w:lang w:val="en-US"/>
                    </w:rPr>
                    <w:t>CA90_1_CADATDC</w:t>
                  </w:r>
                </w:p>
              </w:tc>
              <w:tc>
                <w:tcPr>
                  <w:tcW w:w="2871" w:type="dxa"/>
                  <w:vAlign w:val="bottom"/>
                </w:tcPr>
                <w:p w14:paraId="00000122" w14:textId="77777777" w:rsidR="00557457" w:rsidRPr="00811BD8" w:rsidRDefault="00000000">
                  <w:pPr>
                    <w:rPr>
                      <w:color w:val="BFBFBF"/>
                      <w:lang w:val="en-US"/>
                    </w:rPr>
                  </w:pPr>
                  <w:r w:rsidRPr="00811BD8">
                    <w:rPr>
                      <w:color w:val="BFBFBF"/>
                      <w:lang w:val="en-US"/>
                    </w:rPr>
                    <w:t>NI9264_AO2_V</w:t>
                  </w:r>
                </w:p>
              </w:tc>
            </w:tr>
            <w:tr w:rsidR="00557457" w:rsidRPr="00811BD8" w14:paraId="2A417E26" w14:textId="77777777">
              <w:trPr>
                <w:jc w:val="center"/>
              </w:trPr>
              <w:tc>
                <w:tcPr>
                  <w:tcW w:w="2972" w:type="dxa"/>
                </w:tcPr>
                <w:p w14:paraId="00000123" w14:textId="77777777" w:rsidR="00557457" w:rsidRPr="00811BD8" w:rsidRDefault="00557457">
                  <w:pPr>
                    <w:rPr>
                      <w:color w:val="FF0000"/>
                      <w:lang w:val="en-US"/>
                    </w:rPr>
                  </w:pPr>
                </w:p>
              </w:tc>
              <w:tc>
                <w:tcPr>
                  <w:tcW w:w="2651" w:type="dxa"/>
                  <w:vAlign w:val="bottom"/>
                </w:tcPr>
                <w:p w14:paraId="00000124" w14:textId="77777777" w:rsidR="00557457" w:rsidRPr="00811BD8" w:rsidRDefault="00000000">
                  <w:pPr>
                    <w:rPr>
                      <w:color w:val="FF0000"/>
                      <w:lang w:val="en-US"/>
                    </w:rPr>
                  </w:pPr>
                  <w:r w:rsidRPr="00811BD8">
                    <w:rPr>
                      <w:color w:val="000000"/>
                      <w:lang w:val="en-US"/>
                    </w:rPr>
                    <w:t>CA90_2_CADATDC</w:t>
                  </w:r>
                </w:p>
              </w:tc>
              <w:tc>
                <w:tcPr>
                  <w:tcW w:w="2871" w:type="dxa"/>
                  <w:vAlign w:val="bottom"/>
                </w:tcPr>
                <w:p w14:paraId="00000125" w14:textId="77777777" w:rsidR="00557457" w:rsidRPr="00811BD8" w:rsidRDefault="00000000">
                  <w:pPr>
                    <w:rPr>
                      <w:color w:val="BFBFBF"/>
                      <w:lang w:val="en-US"/>
                    </w:rPr>
                  </w:pPr>
                  <w:r w:rsidRPr="00811BD8">
                    <w:rPr>
                      <w:color w:val="BFBFBF"/>
                      <w:lang w:val="en-US"/>
                    </w:rPr>
                    <w:t>NI9264_AO3_V</w:t>
                  </w:r>
                </w:p>
              </w:tc>
            </w:tr>
            <w:tr w:rsidR="00557457" w:rsidRPr="00811BD8" w14:paraId="2D9152C5" w14:textId="77777777">
              <w:trPr>
                <w:jc w:val="center"/>
              </w:trPr>
              <w:tc>
                <w:tcPr>
                  <w:tcW w:w="2972" w:type="dxa"/>
                </w:tcPr>
                <w:p w14:paraId="00000126" w14:textId="77777777" w:rsidR="00557457" w:rsidRPr="00811BD8" w:rsidRDefault="00557457">
                  <w:pPr>
                    <w:rPr>
                      <w:color w:val="FF0000"/>
                      <w:lang w:val="en-US"/>
                    </w:rPr>
                  </w:pPr>
                </w:p>
              </w:tc>
              <w:tc>
                <w:tcPr>
                  <w:tcW w:w="2651" w:type="dxa"/>
                  <w:vAlign w:val="bottom"/>
                </w:tcPr>
                <w:p w14:paraId="00000127" w14:textId="77777777" w:rsidR="00557457" w:rsidRPr="00811BD8" w:rsidRDefault="00000000">
                  <w:pPr>
                    <w:rPr>
                      <w:color w:val="FF0000"/>
                      <w:lang w:val="en-US"/>
                    </w:rPr>
                  </w:pPr>
                  <w:r w:rsidRPr="00811BD8">
                    <w:rPr>
                      <w:color w:val="000000"/>
                      <w:lang w:val="en-US"/>
                    </w:rPr>
                    <w:t>CA90_3_CADATDC</w:t>
                  </w:r>
                </w:p>
              </w:tc>
              <w:tc>
                <w:tcPr>
                  <w:tcW w:w="2871" w:type="dxa"/>
                  <w:vAlign w:val="bottom"/>
                </w:tcPr>
                <w:p w14:paraId="00000128" w14:textId="77777777" w:rsidR="00557457" w:rsidRPr="00811BD8" w:rsidRDefault="00000000">
                  <w:pPr>
                    <w:rPr>
                      <w:color w:val="BFBFBF"/>
                      <w:lang w:val="en-US"/>
                    </w:rPr>
                  </w:pPr>
                  <w:r w:rsidRPr="00811BD8">
                    <w:rPr>
                      <w:color w:val="BFBFBF"/>
                      <w:lang w:val="en-US"/>
                    </w:rPr>
                    <w:t>NI9264_AO4_V</w:t>
                  </w:r>
                </w:p>
              </w:tc>
            </w:tr>
            <w:tr w:rsidR="00557457" w:rsidRPr="00811BD8" w14:paraId="3B2116AD" w14:textId="77777777">
              <w:trPr>
                <w:jc w:val="center"/>
              </w:trPr>
              <w:tc>
                <w:tcPr>
                  <w:tcW w:w="2972" w:type="dxa"/>
                </w:tcPr>
                <w:p w14:paraId="00000129" w14:textId="77777777" w:rsidR="00557457" w:rsidRPr="00811BD8" w:rsidRDefault="00557457">
                  <w:pPr>
                    <w:rPr>
                      <w:color w:val="FF0000"/>
                      <w:lang w:val="en-US"/>
                    </w:rPr>
                  </w:pPr>
                </w:p>
              </w:tc>
              <w:tc>
                <w:tcPr>
                  <w:tcW w:w="2651" w:type="dxa"/>
                  <w:vAlign w:val="bottom"/>
                </w:tcPr>
                <w:p w14:paraId="0000012A" w14:textId="77777777" w:rsidR="00557457" w:rsidRPr="00811BD8" w:rsidRDefault="00000000">
                  <w:pPr>
                    <w:rPr>
                      <w:color w:val="FF0000"/>
                      <w:lang w:val="en-US"/>
                    </w:rPr>
                  </w:pPr>
                  <w:r w:rsidRPr="00811BD8">
                    <w:rPr>
                      <w:color w:val="000000"/>
                      <w:lang w:val="en-US"/>
                    </w:rPr>
                    <w:t>CA90_4_CADATDC</w:t>
                  </w:r>
                </w:p>
              </w:tc>
              <w:tc>
                <w:tcPr>
                  <w:tcW w:w="2871" w:type="dxa"/>
                  <w:vAlign w:val="bottom"/>
                </w:tcPr>
                <w:p w14:paraId="0000012B" w14:textId="77777777" w:rsidR="00557457" w:rsidRPr="00811BD8" w:rsidRDefault="00000000">
                  <w:pPr>
                    <w:rPr>
                      <w:color w:val="BFBFBF"/>
                      <w:lang w:val="en-US"/>
                    </w:rPr>
                  </w:pPr>
                  <w:r w:rsidRPr="00811BD8">
                    <w:rPr>
                      <w:color w:val="BFBFBF"/>
                      <w:lang w:val="en-US"/>
                    </w:rPr>
                    <w:t>NI9264_AO5_V</w:t>
                  </w:r>
                </w:p>
              </w:tc>
            </w:tr>
            <w:tr w:rsidR="00557457" w:rsidRPr="00811BD8" w14:paraId="7F6FACC8" w14:textId="77777777">
              <w:trPr>
                <w:jc w:val="center"/>
              </w:trPr>
              <w:tc>
                <w:tcPr>
                  <w:tcW w:w="2972" w:type="dxa"/>
                </w:tcPr>
                <w:p w14:paraId="0000012C" w14:textId="77777777" w:rsidR="00557457" w:rsidRPr="00811BD8" w:rsidRDefault="00557457">
                  <w:pPr>
                    <w:rPr>
                      <w:color w:val="FF0000"/>
                      <w:lang w:val="en-US"/>
                    </w:rPr>
                  </w:pPr>
                </w:p>
              </w:tc>
              <w:tc>
                <w:tcPr>
                  <w:tcW w:w="2651" w:type="dxa"/>
                  <w:vAlign w:val="bottom"/>
                </w:tcPr>
                <w:p w14:paraId="0000012D" w14:textId="77777777" w:rsidR="00557457" w:rsidRPr="00811BD8" w:rsidRDefault="00000000">
                  <w:pPr>
                    <w:rPr>
                      <w:color w:val="FF0000"/>
                      <w:lang w:val="en-US"/>
                    </w:rPr>
                  </w:pPr>
                  <w:r w:rsidRPr="00811BD8">
                    <w:rPr>
                      <w:color w:val="000000"/>
                      <w:lang w:val="en-US"/>
                    </w:rPr>
                    <w:t>CA90_5_CADATDC</w:t>
                  </w:r>
                </w:p>
              </w:tc>
              <w:tc>
                <w:tcPr>
                  <w:tcW w:w="2871" w:type="dxa"/>
                  <w:vAlign w:val="bottom"/>
                </w:tcPr>
                <w:p w14:paraId="0000012E" w14:textId="77777777" w:rsidR="00557457" w:rsidRPr="00811BD8" w:rsidRDefault="00000000">
                  <w:pPr>
                    <w:rPr>
                      <w:color w:val="BFBFBF"/>
                      <w:lang w:val="en-US"/>
                    </w:rPr>
                  </w:pPr>
                  <w:r w:rsidRPr="00811BD8">
                    <w:rPr>
                      <w:color w:val="BFBFBF"/>
                      <w:lang w:val="en-US"/>
                    </w:rPr>
                    <w:t>NI9264_AO6_V</w:t>
                  </w:r>
                </w:p>
              </w:tc>
            </w:tr>
            <w:tr w:rsidR="00557457" w:rsidRPr="00811BD8" w14:paraId="7A446EDC" w14:textId="77777777">
              <w:trPr>
                <w:jc w:val="center"/>
              </w:trPr>
              <w:tc>
                <w:tcPr>
                  <w:tcW w:w="2972" w:type="dxa"/>
                </w:tcPr>
                <w:p w14:paraId="0000012F" w14:textId="77777777" w:rsidR="00557457" w:rsidRPr="00811BD8" w:rsidRDefault="00557457">
                  <w:pPr>
                    <w:rPr>
                      <w:color w:val="FF0000"/>
                      <w:lang w:val="en-US"/>
                    </w:rPr>
                  </w:pPr>
                </w:p>
              </w:tc>
              <w:tc>
                <w:tcPr>
                  <w:tcW w:w="2651" w:type="dxa"/>
                  <w:vAlign w:val="bottom"/>
                </w:tcPr>
                <w:p w14:paraId="00000130" w14:textId="77777777" w:rsidR="00557457" w:rsidRPr="00811BD8" w:rsidRDefault="00000000">
                  <w:pPr>
                    <w:rPr>
                      <w:color w:val="FF0000"/>
                      <w:lang w:val="en-US"/>
                    </w:rPr>
                  </w:pPr>
                  <w:r w:rsidRPr="00811BD8">
                    <w:rPr>
                      <w:color w:val="000000"/>
                      <w:lang w:val="en-US"/>
                    </w:rPr>
                    <w:t>CA90_6_CADATDC</w:t>
                  </w:r>
                </w:p>
              </w:tc>
              <w:tc>
                <w:tcPr>
                  <w:tcW w:w="2871" w:type="dxa"/>
                  <w:vAlign w:val="bottom"/>
                </w:tcPr>
                <w:p w14:paraId="00000131" w14:textId="77777777" w:rsidR="00557457" w:rsidRPr="00811BD8" w:rsidRDefault="00000000">
                  <w:pPr>
                    <w:rPr>
                      <w:color w:val="BFBFBF"/>
                      <w:lang w:val="en-US"/>
                    </w:rPr>
                  </w:pPr>
                  <w:r w:rsidRPr="00811BD8">
                    <w:rPr>
                      <w:color w:val="BFBFBF"/>
                      <w:lang w:val="en-US"/>
                    </w:rPr>
                    <w:t>NI9264_AO7_V</w:t>
                  </w:r>
                </w:p>
              </w:tc>
            </w:tr>
            <w:tr w:rsidR="00557457" w:rsidRPr="00811BD8" w14:paraId="2E5DF804" w14:textId="77777777">
              <w:trPr>
                <w:jc w:val="center"/>
              </w:trPr>
              <w:tc>
                <w:tcPr>
                  <w:tcW w:w="2972" w:type="dxa"/>
                </w:tcPr>
                <w:p w14:paraId="00000132" w14:textId="77777777" w:rsidR="00557457" w:rsidRPr="00811BD8" w:rsidRDefault="00557457">
                  <w:pPr>
                    <w:rPr>
                      <w:color w:val="FF0000"/>
                      <w:lang w:val="en-US"/>
                    </w:rPr>
                  </w:pPr>
                </w:p>
              </w:tc>
              <w:tc>
                <w:tcPr>
                  <w:tcW w:w="2651" w:type="dxa"/>
                  <w:vAlign w:val="bottom"/>
                </w:tcPr>
                <w:p w14:paraId="00000133" w14:textId="77777777" w:rsidR="00557457" w:rsidRPr="00811BD8" w:rsidRDefault="00000000">
                  <w:pPr>
                    <w:rPr>
                      <w:color w:val="FF0000"/>
                      <w:lang w:val="en-US"/>
                    </w:rPr>
                  </w:pPr>
                  <w:r w:rsidRPr="00811BD8">
                    <w:rPr>
                      <w:color w:val="000000"/>
                      <w:lang w:val="en-US"/>
                    </w:rPr>
                    <w:t>CA97_1_CADATDC</w:t>
                  </w:r>
                </w:p>
              </w:tc>
              <w:tc>
                <w:tcPr>
                  <w:tcW w:w="2871" w:type="dxa"/>
                  <w:vAlign w:val="bottom"/>
                </w:tcPr>
                <w:p w14:paraId="00000134" w14:textId="77777777" w:rsidR="00557457" w:rsidRPr="00811BD8" w:rsidRDefault="00000000">
                  <w:pPr>
                    <w:rPr>
                      <w:color w:val="BFBFBF"/>
                      <w:lang w:val="en-US"/>
                    </w:rPr>
                  </w:pPr>
                  <w:r w:rsidRPr="00811BD8">
                    <w:rPr>
                      <w:color w:val="BFBFBF"/>
                      <w:lang w:val="en-US"/>
                    </w:rPr>
                    <w:t>NI9264_AO8_V</w:t>
                  </w:r>
                </w:p>
              </w:tc>
            </w:tr>
            <w:tr w:rsidR="00557457" w:rsidRPr="00811BD8" w14:paraId="6600824C" w14:textId="77777777">
              <w:trPr>
                <w:jc w:val="center"/>
              </w:trPr>
              <w:tc>
                <w:tcPr>
                  <w:tcW w:w="2972" w:type="dxa"/>
                </w:tcPr>
                <w:p w14:paraId="00000135" w14:textId="77777777" w:rsidR="00557457" w:rsidRPr="00811BD8" w:rsidRDefault="00557457">
                  <w:pPr>
                    <w:rPr>
                      <w:color w:val="FF0000"/>
                      <w:lang w:val="en-US"/>
                    </w:rPr>
                  </w:pPr>
                </w:p>
              </w:tc>
              <w:tc>
                <w:tcPr>
                  <w:tcW w:w="2651" w:type="dxa"/>
                  <w:vAlign w:val="bottom"/>
                </w:tcPr>
                <w:p w14:paraId="00000136" w14:textId="77777777" w:rsidR="00557457" w:rsidRPr="00811BD8" w:rsidRDefault="00000000">
                  <w:pPr>
                    <w:rPr>
                      <w:color w:val="FF0000"/>
                      <w:lang w:val="en-US"/>
                    </w:rPr>
                  </w:pPr>
                  <w:r w:rsidRPr="00811BD8">
                    <w:rPr>
                      <w:color w:val="000000"/>
                      <w:lang w:val="en-US"/>
                    </w:rPr>
                    <w:t>CA97_2_CADATDC</w:t>
                  </w:r>
                </w:p>
              </w:tc>
              <w:tc>
                <w:tcPr>
                  <w:tcW w:w="2871" w:type="dxa"/>
                  <w:vAlign w:val="bottom"/>
                </w:tcPr>
                <w:p w14:paraId="00000137" w14:textId="77777777" w:rsidR="00557457" w:rsidRPr="00811BD8" w:rsidRDefault="00000000">
                  <w:pPr>
                    <w:rPr>
                      <w:color w:val="BFBFBF"/>
                      <w:lang w:val="en-US"/>
                    </w:rPr>
                  </w:pPr>
                  <w:r w:rsidRPr="00811BD8">
                    <w:rPr>
                      <w:color w:val="BFBFBF"/>
                      <w:lang w:val="en-US"/>
                    </w:rPr>
                    <w:t>NI9264_AO9_V</w:t>
                  </w:r>
                </w:p>
              </w:tc>
            </w:tr>
            <w:tr w:rsidR="00557457" w:rsidRPr="00811BD8" w14:paraId="3C939D70" w14:textId="77777777">
              <w:trPr>
                <w:jc w:val="center"/>
              </w:trPr>
              <w:tc>
                <w:tcPr>
                  <w:tcW w:w="2972" w:type="dxa"/>
                </w:tcPr>
                <w:p w14:paraId="00000138" w14:textId="77777777" w:rsidR="00557457" w:rsidRPr="00811BD8" w:rsidRDefault="00557457">
                  <w:pPr>
                    <w:rPr>
                      <w:color w:val="FF0000"/>
                      <w:lang w:val="en-US"/>
                    </w:rPr>
                  </w:pPr>
                </w:p>
              </w:tc>
              <w:tc>
                <w:tcPr>
                  <w:tcW w:w="2651" w:type="dxa"/>
                  <w:vAlign w:val="bottom"/>
                </w:tcPr>
                <w:p w14:paraId="00000139" w14:textId="77777777" w:rsidR="00557457" w:rsidRPr="00811BD8" w:rsidRDefault="00000000">
                  <w:pPr>
                    <w:rPr>
                      <w:color w:val="FF0000"/>
                      <w:lang w:val="en-US"/>
                    </w:rPr>
                  </w:pPr>
                  <w:r w:rsidRPr="00811BD8">
                    <w:rPr>
                      <w:color w:val="000000"/>
                      <w:lang w:val="en-US"/>
                    </w:rPr>
                    <w:t>CA97_3_CADATDC</w:t>
                  </w:r>
                </w:p>
              </w:tc>
              <w:tc>
                <w:tcPr>
                  <w:tcW w:w="2871" w:type="dxa"/>
                  <w:vAlign w:val="bottom"/>
                </w:tcPr>
                <w:p w14:paraId="0000013A" w14:textId="77777777" w:rsidR="00557457" w:rsidRPr="00811BD8" w:rsidRDefault="00000000">
                  <w:pPr>
                    <w:rPr>
                      <w:color w:val="BFBFBF"/>
                      <w:lang w:val="en-US"/>
                    </w:rPr>
                  </w:pPr>
                  <w:r w:rsidRPr="00811BD8">
                    <w:rPr>
                      <w:color w:val="BFBFBF"/>
                      <w:lang w:val="en-US"/>
                    </w:rPr>
                    <w:t>NI9264_AO10_V</w:t>
                  </w:r>
                </w:p>
              </w:tc>
            </w:tr>
            <w:tr w:rsidR="00557457" w:rsidRPr="00811BD8" w14:paraId="060BA6E3" w14:textId="77777777">
              <w:trPr>
                <w:jc w:val="center"/>
              </w:trPr>
              <w:tc>
                <w:tcPr>
                  <w:tcW w:w="2972" w:type="dxa"/>
                </w:tcPr>
                <w:p w14:paraId="0000013B" w14:textId="77777777" w:rsidR="00557457" w:rsidRPr="00811BD8" w:rsidRDefault="00557457">
                  <w:pPr>
                    <w:rPr>
                      <w:color w:val="FF0000"/>
                      <w:lang w:val="en-US"/>
                    </w:rPr>
                  </w:pPr>
                </w:p>
              </w:tc>
              <w:tc>
                <w:tcPr>
                  <w:tcW w:w="2651" w:type="dxa"/>
                  <w:vAlign w:val="bottom"/>
                </w:tcPr>
                <w:p w14:paraId="0000013C" w14:textId="77777777" w:rsidR="00557457" w:rsidRPr="00811BD8" w:rsidRDefault="00000000">
                  <w:pPr>
                    <w:rPr>
                      <w:color w:val="FF0000"/>
                      <w:lang w:val="en-US"/>
                    </w:rPr>
                  </w:pPr>
                  <w:r w:rsidRPr="00811BD8">
                    <w:rPr>
                      <w:color w:val="000000"/>
                      <w:lang w:val="en-US"/>
                    </w:rPr>
                    <w:t>CA97_4_CADATDC</w:t>
                  </w:r>
                </w:p>
              </w:tc>
              <w:tc>
                <w:tcPr>
                  <w:tcW w:w="2871" w:type="dxa"/>
                  <w:vAlign w:val="bottom"/>
                </w:tcPr>
                <w:p w14:paraId="0000013D" w14:textId="77777777" w:rsidR="00557457" w:rsidRPr="00811BD8" w:rsidRDefault="00000000">
                  <w:pPr>
                    <w:rPr>
                      <w:color w:val="BFBFBF"/>
                      <w:lang w:val="en-US"/>
                    </w:rPr>
                  </w:pPr>
                  <w:r w:rsidRPr="00811BD8">
                    <w:rPr>
                      <w:color w:val="BFBFBF"/>
                      <w:lang w:val="en-US"/>
                    </w:rPr>
                    <w:t>NI9264_AO11_V</w:t>
                  </w:r>
                </w:p>
              </w:tc>
            </w:tr>
            <w:tr w:rsidR="00557457" w:rsidRPr="00811BD8" w14:paraId="080DF3BD" w14:textId="77777777">
              <w:trPr>
                <w:jc w:val="center"/>
              </w:trPr>
              <w:tc>
                <w:tcPr>
                  <w:tcW w:w="2972" w:type="dxa"/>
                </w:tcPr>
                <w:p w14:paraId="0000013E" w14:textId="77777777" w:rsidR="00557457" w:rsidRPr="00811BD8" w:rsidRDefault="00557457">
                  <w:pPr>
                    <w:rPr>
                      <w:color w:val="FF0000"/>
                      <w:lang w:val="en-US"/>
                    </w:rPr>
                  </w:pPr>
                </w:p>
              </w:tc>
              <w:tc>
                <w:tcPr>
                  <w:tcW w:w="2651" w:type="dxa"/>
                  <w:vAlign w:val="bottom"/>
                </w:tcPr>
                <w:p w14:paraId="0000013F" w14:textId="77777777" w:rsidR="00557457" w:rsidRPr="00811BD8" w:rsidRDefault="00000000">
                  <w:pPr>
                    <w:rPr>
                      <w:color w:val="FF0000"/>
                      <w:lang w:val="en-US"/>
                    </w:rPr>
                  </w:pPr>
                  <w:r w:rsidRPr="00811BD8">
                    <w:rPr>
                      <w:color w:val="000000"/>
                      <w:lang w:val="en-US"/>
                    </w:rPr>
                    <w:t>CA97_5_CADATDC</w:t>
                  </w:r>
                </w:p>
              </w:tc>
              <w:tc>
                <w:tcPr>
                  <w:tcW w:w="2871" w:type="dxa"/>
                  <w:vAlign w:val="bottom"/>
                </w:tcPr>
                <w:p w14:paraId="00000140" w14:textId="77777777" w:rsidR="00557457" w:rsidRPr="00811BD8" w:rsidRDefault="00000000">
                  <w:pPr>
                    <w:rPr>
                      <w:color w:val="BFBFBF"/>
                      <w:lang w:val="en-US"/>
                    </w:rPr>
                  </w:pPr>
                  <w:r w:rsidRPr="00811BD8">
                    <w:rPr>
                      <w:color w:val="BFBFBF"/>
                      <w:lang w:val="en-US"/>
                    </w:rPr>
                    <w:t>NI9264_AO12_V</w:t>
                  </w:r>
                </w:p>
              </w:tc>
            </w:tr>
            <w:tr w:rsidR="00557457" w:rsidRPr="00811BD8" w14:paraId="1A4C3FA7" w14:textId="77777777">
              <w:trPr>
                <w:jc w:val="center"/>
              </w:trPr>
              <w:tc>
                <w:tcPr>
                  <w:tcW w:w="2972" w:type="dxa"/>
                </w:tcPr>
                <w:p w14:paraId="00000141" w14:textId="77777777" w:rsidR="00557457" w:rsidRPr="00811BD8" w:rsidRDefault="00557457">
                  <w:pPr>
                    <w:rPr>
                      <w:color w:val="FF0000"/>
                      <w:lang w:val="en-US"/>
                    </w:rPr>
                  </w:pPr>
                </w:p>
              </w:tc>
              <w:tc>
                <w:tcPr>
                  <w:tcW w:w="2651" w:type="dxa"/>
                  <w:vAlign w:val="bottom"/>
                </w:tcPr>
                <w:p w14:paraId="00000142" w14:textId="77777777" w:rsidR="00557457" w:rsidRPr="00811BD8" w:rsidRDefault="00000000">
                  <w:pPr>
                    <w:rPr>
                      <w:color w:val="FF0000"/>
                      <w:lang w:val="en-US"/>
                    </w:rPr>
                  </w:pPr>
                  <w:r w:rsidRPr="00811BD8">
                    <w:rPr>
                      <w:color w:val="000000"/>
                      <w:lang w:val="en-US"/>
                    </w:rPr>
                    <w:t>CA97_6_CADATDC</w:t>
                  </w:r>
                </w:p>
              </w:tc>
              <w:tc>
                <w:tcPr>
                  <w:tcW w:w="2871" w:type="dxa"/>
                  <w:vAlign w:val="bottom"/>
                </w:tcPr>
                <w:p w14:paraId="00000143" w14:textId="77777777" w:rsidR="00557457" w:rsidRPr="00811BD8" w:rsidRDefault="00000000">
                  <w:pPr>
                    <w:rPr>
                      <w:color w:val="BFBFBF"/>
                      <w:lang w:val="en-US"/>
                    </w:rPr>
                  </w:pPr>
                  <w:r w:rsidRPr="00811BD8">
                    <w:rPr>
                      <w:color w:val="BFBFBF"/>
                      <w:lang w:val="en-US"/>
                    </w:rPr>
                    <w:t>NI9264_AO13_V</w:t>
                  </w:r>
                </w:p>
              </w:tc>
            </w:tr>
            <w:tr w:rsidR="00557457" w:rsidRPr="00811BD8" w14:paraId="7A32A0AA" w14:textId="77777777">
              <w:trPr>
                <w:jc w:val="center"/>
              </w:trPr>
              <w:tc>
                <w:tcPr>
                  <w:tcW w:w="2972" w:type="dxa"/>
                </w:tcPr>
                <w:p w14:paraId="00000144" w14:textId="77777777" w:rsidR="00557457" w:rsidRPr="00811BD8" w:rsidRDefault="00557457">
                  <w:pPr>
                    <w:rPr>
                      <w:color w:val="FF0000"/>
                      <w:lang w:val="en-US"/>
                    </w:rPr>
                  </w:pPr>
                </w:p>
              </w:tc>
              <w:tc>
                <w:tcPr>
                  <w:tcW w:w="2651" w:type="dxa"/>
                  <w:vAlign w:val="bottom"/>
                </w:tcPr>
                <w:p w14:paraId="00000145" w14:textId="77777777" w:rsidR="00557457" w:rsidRPr="00811BD8" w:rsidRDefault="00000000">
                  <w:pPr>
                    <w:rPr>
                      <w:color w:val="FF0000"/>
                      <w:lang w:val="en-US"/>
                    </w:rPr>
                  </w:pPr>
                  <w:r w:rsidRPr="00811BD8">
                    <w:rPr>
                      <w:color w:val="000000"/>
                      <w:lang w:val="en-US"/>
                    </w:rPr>
                    <w:t>CA10CA90_1_CAD</w:t>
                  </w:r>
                </w:p>
              </w:tc>
              <w:tc>
                <w:tcPr>
                  <w:tcW w:w="2871" w:type="dxa"/>
                  <w:vAlign w:val="bottom"/>
                </w:tcPr>
                <w:p w14:paraId="00000146" w14:textId="77777777" w:rsidR="00557457" w:rsidRPr="00811BD8" w:rsidRDefault="00000000">
                  <w:pPr>
                    <w:rPr>
                      <w:color w:val="BFBFBF"/>
                      <w:lang w:val="en-US"/>
                    </w:rPr>
                  </w:pPr>
                  <w:r w:rsidRPr="00811BD8">
                    <w:rPr>
                      <w:color w:val="BFBFBF"/>
                      <w:lang w:val="en-US"/>
                    </w:rPr>
                    <w:t>NI9264_AO14_V</w:t>
                  </w:r>
                </w:p>
              </w:tc>
            </w:tr>
            <w:tr w:rsidR="00557457" w:rsidRPr="00811BD8" w14:paraId="034A800A" w14:textId="77777777">
              <w:trPr>
                <w:jc w:val="center"/>
              </w:trPr>
              <w:tc>
                <w:tcPr>
                  <w:tcW w:w="2972" w:type="dxa"/>
                </w:tcPr>
                <w:p w14:paraId="00000147" w14:textId="77777777" w:rsidR="00557457" w:rsidRPr="00811BD8" w:rsidRDefault="00557457">
                  <w:pPr>
                    <w:rPr>
                      <w:color w:val="FF0000"/>
                      <w:lang w:val="en-US"/>
                    </w:rPr>
                  </w:pPr>
                </w:p>
              </w:tc>
              <w:tc>
                <w:tcPr>
                  <w:tcW w:w="2651" w:type="dxa"/>
                  <w:vAlign w:val="bottom"/>
                </w:tcPr>
                <w:p w14:paraId="00000148" w14:textId="77777777" w:rsidR="00557457" w:rsidRPr="00811BD8" w:rsidRDefault="00000000">
                  <w:pPr>
                    <w:rPr>
                      <w:color w:val="FF0000"/>
                      <w:lang w:val="en-US"/>
                    </w:rPr>
                  </w:pPr>
                  <w:r w:rsidRPr="00811BD8">
                    <w:rPr>
                      <w:color w:val="000000"/>
                      <w:lang w:val="en-US"/>
                    </w:rPr>
                    <w:t>CA10CA90_2_CAD</w:t>
                  </w:r>
                </w:p>
              </w:tc>
              <w:tc>
                <w:tcPr>
                  <w:tcW w:w="2871" w:type="dxa"/>
                  <w:vAlign w:val="bottom"/>
                </w:tcPr>
                <w:p w14:paraId="00000149" w14:textId="77777777" w:rsidR="00557457" w:rsidRPr="00811BD8" w:rsidRDefault="00000000">
                  <w:pPr>
                    <w:rPr>
                      <w:color w:val="BFBFBF"/>
                      <w:lang w:val="en-US"/>
                    </w:rPr>
                  </w:pPr>
                  <w:r w:rsidRPr="00811BD8">
                    <w:rPr>
                      <w:color w:val="BFBFBF"/>
                      <w:lang w:val="en-US"/>
                    </w:rPr>
                    <w:t>NI9264_AO15_V</w:t>
                  </w:r>
                </w:p>
              </w:tc>
            </w:tr>
            <w:tr w:rsidR="00557457" w:rsidRPr="00811BD8" w14:paraId="5C1EB0DC" w14:textId="77777777">
              <w:trPr>
                <w:jc w:val="center"/>
              </w:trPr>
              <w:tc>
                <w:tcPr>
                  <w:tcW w:w="2972" w:type="dxa"/>
                </w:tcPr>
                <w:p w14:paraId="0000014A" w14:textId="77777777" w:rsidR="00557457" w:rsidRPr="00811BD8" w:rsidRDefault="00557457">
                  <w:pPr>
                    <w:rPr>
                      <w:color w:val="FF0000"/>
                      <w:lang w:val="en-US"/>
                    </w:rPr>
                  </w:pPr>
                </w:p>
              </w:tc>
              <w:tc>
                <w:tcPr>
                  <w:tcW w:w="2651" w:type="dxa"/>
                  <w:vAlign w:val="bottom"/>
                </w:tcPr>
                <w:p w14:paraId="0000014B" w14:textId="77777777" w:rsidR="00557457" w:rsidRPr="00811BD8" w:rsidRDefault="00000000">
                  <w:pPr>
                    <w:rPr>
                      <w:color w:val="FF0000"/>
                      <w:lang w:val="en-US"/>
                    </w:rPr>
                  </w:pPr>
                  <w:r w:rsidRPr="00811BD8">
                    <w:rPr>
                      <w:color w:val="000000"/>
                      <w:lang w:val="en-US"/>
                    </w:rPr>
                    <w:t>CA10CA90_3_CAD</w:t>
                  </w:r>
                </w:p>
              </w:tc>
              <w:tc>
                <w:tcPr>
                  <w:tcW w:w="2871" w:type="dxa"/>
                  <w:vAlign w:val="bottom"/>
                </w:tcPr>
                <w:p w14:paraId="0000014C" w14:textId="77777777" w:rsidR="00557457" w:rsidRPr="00811BD8" w:rsidRDefault="00000000">
                  <w:pPr>
                    <w:rPr>
                      <w:color w:val="FF0000"/>
                      <w:lang w:val="en-US"/>
                    </w:rPr>
                  </w:pPr>
                  <w:r w:rsidRPr="00811BD8">
                    <w:rPr>
                      <w:color w:val="000000"/>
                      <w:lang w:val="en-US"/>
                    </w:rPr>
                    <w:t>O2_FC_001_REF_mA</w:t>
                  </w:r>
                </w:p>
              </w:tc>
            </w:tr>
            <w:tr w:rsidR="00557457" w:rsidRPr="00811BD8" w14:paraId="2073CEBA" w14:textId="77777777">
              <w:trPr>
                <w:jc w:val="center"/>
              </w:trPr>
              <w:tc>
                <w:tcPr>
                  <w:tcW w:w="2972" w:type="dxa"/>
                </w:tcPr>
                <w:p w14:paraId="0000014D" w14:textId="77777777" w:rsidR="00557457" w:rsidRPr="00811BD8" w:rsidRDefault="00557457">
                  <w:pPr>
                    <w:rPr>
                      <w:color w:val="FF0000"/>
                      <w:lang w:val="en-US"/>
                    </w:rPr>
                  </w:pPr>
                </w:p>
              </w:tc>
              <w:tc>
                <w:tcPr>
                  <w:tcW w:w="2651" w:type="dxa"/>
                  <w:vAlign w:val="bottom"/>
                </w:tcPr>
                <w:p w14:paraId="0000014E" w14:textId="77777777" w:rsidR="00557457" w:rsidRPr="00811BD8" w:rsidRDefault="00000000">
                  <w:pPr>
                    <w:rPr>
                      <w:color w:val="FF0000"/>
                      <w:lang w:val="en-US"/>
                    </w:rPr>
                  </w:pPr>
                  <w:r w:rsidRPr="00811BD8">
                    <w:rPr>
                      <w:color w:val="000000"/>
                      <w:lang w:val="en-US"/>
                    </w:rPr>
                    <w:t>CA10CA90_4_CAD</w:t>
                  </w:r>
                </w:p>
              </w:tc>
              <w:tc>
                <w:tcPr>
                  <w:tcW w:w="2871" w:type="dxa"/>
                  <w:vAlign w:val="bottom"/>
                </w:tcPr>
                <w:p w14:paraId="0000014F" w14:textId="77777777" w:rsidR="00557457" w:rsidRPr="00811BD8" w:rsidRDefault="00000000">
                  <w:pPr>
                    <w:rPr>
                      <w:color w:val="FF0000"/>
                      <w:lang w:val="en-US"/>
                    </w:rPr>
                  </w:pPr>
                  <w:r w:rsidRPr="00811BD8">
                    <w:rPr>
                      <w:color w:val="000000"/>
                      <w:lang w:val="en-US"/>
                    </w:rPr>
                    <w:t>AR_PC_002_REF_mA</w:t>
                  </w:r>
                </w:p>
              </w:tc>
            </w:tr>
            <w:tr w:rsidR="00557457" w:rsidRPr="00811BD8" w14:paraId="15CE8825" w14:textId="77777777">
              <w:trPr>
                <w:jc w:val="center"/>
              </w:trPr>
              <w:tc>
                <w:tcPr>
                  <w:tcW w:w="2972" w:type="dxa"/>
                </w:tcPr>
                <w:p w14:paraId="00000150" w14:textId="77777777" w:rsidR="00557457" w:rsidRPr="00811BD8" w:rsidRDefault="00557457">
                  <w:pPr>
                    <w:rPr>
                      <w:color w:val="FF0000"/>
                      <w:lang w:val="en-US"/>
                    </w:rPr>
                  </w:pPr>
                </w:p>
              </w:tc>
              <w:tc>
                <w:tcPr>
                  <w:tcW w:w="2651" w:type="dxa"/>
                  <w:vAlign w:val="bottom"/>
                </w:tcPr>
                <w:p w14:paraId="00000151" w14:textId="77777777" w:rsidR="00557457" w:rsidRPr="00811BD8" w:rsidRDefault="00000000">
                  <w:pPr>
                    <w:rPr>
                      <w:color w:val="FF0000"/>
                      <w:lang w:val="en-US"/>
                    </w:rPr>
                  </w:pPr>
                  <w:r w:rsidRPr="00811BD8">
                    <w:rPr>
                      <w:color w:val="000000"/>
                      <w:lang w:val="en-US"/>
                    </w:rPr>
                    <w:t>CA10CA90_5_CAD</w:t>
                  </w:r>
                </w:p>
              </w:tc>
              <w:tc>
                <w:tcPr>
                  <w:tcW w:w="2871" w:type="dxa"/>
                  <w:vAlign w:val="bottom"/>
                </w:tcPr>
                <w:p w14:paraId="00000152" w14:textId="77777777" w:rsidR="00557457" w:rsidRPr="00811BD8" w:rsidRDefault="00000000">
                  <w:pPr>
                    <w:rPr>
                      <w:color w:val="FF0000"/>
                      <w:lang w:val="en-US"/>
                    </w:rPr>
                  </w:pPr>
                  <w:r w:rsidRPr="00811BD8">
                    <w:rPr>
                      <w:color w:val="000000"/>
                      <w:lang w:val="en-US"/>
                    </w:rPr>
                    <w:t>NG_FC_001_REF_mA</w:t>
                  </w:r>
                </w:p>
              </w:tc>
            </w:tr>
            <w:tr w:rsidR="00557457" w:rsidRPr="00811BD8" w14:paraId="2F49AD5D" w14:textId="77777777">
              <w:trPr>
                <w:jc w:val="center"/>
              </w:trPr>
              <w:tc>
                <w:tcPr>
                  <w:tcW w:w="2972" w:type="dxa"/>
                </w:tcPr>
                <w:p w14:paraId="00000153" w14:textId="77777777" w:rsidR="00557457" w:rsidRPr="00811BD8" w:rsidRDefault="00557457">
                  <w:pPr>
                    <w:rPr>
                      <w:color w:val="FF0000"/>
                      <w:lang w:val="en-US"/>
                    </w:rPr>
                  </w:pPr>
                </w:p>
              </w:tc>
              <w:tc>
                <w:tcPr>
                  <w:tcW w:w="2651" w:type="dxa"/>
                  <w:vAlign w:val="bottom"/>
                </w:tcPr>
                <w:p w14:paraId="00000154" w14:textId="77777777" w:rsidR="00557457" w:rsidRPr="00811BD8" w:rsidRDefault="00000000">
                  <w:pPr>
                    <w:rPr>
                      <w:color w:val="FF0000"/>
                      <w:lang w:val="en-US"/>
                    </w:rPr>
                  </w:pPr>
                  <w:r w:rsidRPr="00811BD8">
                    <w:rPr>
                      <w:color w:val="000000"/>
                      <w:lang w:val="en-US"/>
                    </w:rPr>
                    <w:t>CA10CA90_6_CAD</w:t>
                  </w:r>
                </w:p>
              </w:tc>
              <w:tc>
                <w:tcPr>
                  <w:tcW w:w="2871" w:type="dxa"/>
                  <w:vAlign w:val="bottom"/>
                </w:tcPr>
                <w:p w14:paraId="00000155" w14:textId="77777777" w:rsidR="00557457" w:rsidRPr="00811BD8" w:rsidRDefault="00000000">
                  <w:pPr>
                    <w:rPr>
                      <w:color w:val="FF0000"/>
                      <w:lang w:val="en-US"/>
                    </w:rPr>
                  </w:pPr>
                  <w:r w:rsidRPr="00811BD8">
                    <w:rPr>
                      <w:color w:val="000000"/>
                      <w:lang w:val="en-US"/>
                    </w:rPr>
                    <w:t>EC_FC_001_mA</w:t>
                  </w:r>
                </w:p>
              </w:tc>
            </w:tr>
            <w:tr w:rsidR="00557457" w:rsidRPr="00811BD8" w14:paraId="388C8BEC" w14:textId="77777777">
              <w:trPr>
                <w:jc w:val="center"/>
              </w:trPr>
              <w:tc>
                <w:tcPr>
                  <w:tcW w:w="2972" w:type="dxa"/>
                </w:tcPr>
                <w:p w14:paraId="00000156" w14:textId="77777777" w:rsidR="00557457" w:rsidRPr="00811BD8" w:rsidRDefault="00557457">
                  <w:pPr>
                    <w:rPr>
                      <w:color w:val="FF0000"/>
                      <w:lang w:val="en-US"/>
                    </w:rPr>
                  </w:pPr>
                </w:p>
              </w:tc>
              <w:tc>
                <w:tcPr>
                  <w:tcW w:w="2651" w:type="dxa"/>
                  <w:vAlign w:val="bottom"/>
                </w:tcPr>
                <w:p w14:paraId="00000157" w14:textId="77777777" w:rsidR="00557457" w:rsidRPr="00811BD8" w:rsidRDefault="00000000">
                  <w:pPr>
                    <w:rPr>
                      <w:color w:val="FF0000"/>
                      <w:lang w:val="en-US"/>
                    </w:rPr>
                  </w:pPr>
                  <w:r w:rsidRPr="00811BD8">
                    <w:rPr>
                      <w:color w:val="000000"/>
                      <w:lang w:val="en-US"/>
                    </w:rPr>
                    <w:t>maxdpdcad1_barCAD</w:t>
                  </w:r>
                </w:p>
              </w:tc>
              <w:tc>
                <w:tcPr>
                  <w:tcW w:w="2871" w:type="dxa"/>
                  <w:vAlign w:val="bottom"/>
                </w:tcPr>
                <w:p w14:paraId="00000158" w14:textId="77777777" w:rsidR="00557457" w:rsidRPr="00811BD8" w:rsidRDefault="00000000">
                  <w:pPr>
                    <w:rPr>
                      <w:color w:val="FF0000"/>
                      <w:lang w:val="en-US"/>
                    </w:rPr>
                  </w:pPr>
                  <w:r w:rsidRPr="00811BD8">
                    <w:rPr>
                      <w:color w:val="000000"/>
                      <w:lang w:val="en-US"/>
                    </w:rPr>
                    <w:t>SW_FC_004_REF_mA</w:t>
                  </w:r>
                </w:p>
              </w:tc>
            </w:tr>
            <w:tr w:rsidR="00557457" w:rsidRPr="00811BD8" w14:paraId="02E0ACFD" w14:textId="77777777">
              <w:trPr>
                <w:jc w:val="center"/>
              </w:trPr>
              <w:tc>
                <w:tcPr>
                  <w:tcW w:w="2972" w:type="dxa"/>
                </w:tcPr>
                <w:p w14:paraId="00000159" w14:textId="77777777" w:rsidR="00557457" w:rsidRPr="00811BD8" w:rsidRDefault="00557457">
                  <w:pPr>
                    <w:rPr>
                      <w:color w:val="FF0000"/>
                      <w:lang w:val="en-US"/>
                    </w:rPr>
                  </w:pPr>
                </w:p>
              </w:tc>
              <w:tc>
                <w:tcPr>
                  <w:tcW w:w="2651" w:type="dxa"/>
                  <w:vAlign w:val="bottom"/>
                </w:tcPr>
                <w:p w14:paraId="0000015A" w14:textId="77777777" w:rsidR="00557457" w:rsidRPr="00811BD8" w:rsidRDefault="00000000">
                  <w:pPr>
                    <w:rPr>
                      <w:color w:val="FF0000"/>
                      <w:lang w:val="en-US"/>
                    </w:rPr>
                  </w:pPr>
                  <w:r w:rsidRPr="00811BD8">
                    <w:rPr>
                      <w:color w:val="000000"/>
                      <w:lang w:val="en-US"/>
                    </w:rPr>
                    <w:t>maxdpdcad2_barCAD</w:t>
                  </w:r>
                </w:p>
              </w:tc>
              <w:tc>
                <w:tcPr>
                  <w:tcW w:w="2871" w:type="dxa"/>
                  <w:vAlign w:val="bottom"/>
                </w:tcPr>
                <w:p w14:paraId="0000015B" w14:textId="77777777" w:rsidR="00557457" w:rsidRPr="00811BD8" w:rsidRDefault="00000000">
                  <w:pPr>
                    <w:rPr>
                      <w:color w:val="FF0000"/>
                      <w:lang w:val="en-US"/>
                    </w:rPr>
                  </w:pPr>
                  <w:r w:rsidRPr="00811BD8">
                    <w:rPr>
                      <w:color w:val="000000"/>
                      <w:lang w:val="en-US"/>
                    </w:rPr>
                    <w:t>SW_FC_009_mA</w:t>
                  </w:r>
                </w:p>
              </w:tc>
            </w:tr>
            <w:tr w:rsidR="00557457" w:rsidRPr="00811BD8" w14:paraId="005907A2" w14:textId="77777777">
              <w:trPr>
                <w:jc w:val="center"/>
              </w:trPr>
              <w:tc>
                <w:tcPr>
                  <w:tcW w:w="2972" w:type="dxa"/>
                </w:tcPr>
                <w:p w14:paraId="0000015C" w14:textId="77777777" w:rsidR="00557457" w:rsidRPr="00811BD8" w:rsidRDefault="00557457">
                  <w:pPr>
                    <w:rPr>
                      <w:color w:val="FF0000"/>
                      <w:lang w:val="en-US"/>
                    </w:rPr>
                  </w:pPr>
                </w:p>
              </w:tc>
              <w:tc>
                <w:tcPr>
                  <w:tcW w:w="2651" w:type="dxa"/>
                  <w:vAlign w:val="bottom"/>
                </w:tcPr>
                <w:p w14:paraId="0000015D" w14:textId="77777777" w:rsidR="00557457" w:rsidRPr="00811BD8" w:rsidRDefault="00000000">
                  <w:pPr>
                    <w:rPr>
                      <w:color w:val="FF0000"/>
                      <w:lang w:val="en-US"/>
                    </w:rPr>
                  </w:pPr>
                  <w:r w:rsidRPr="00811BD8">
                    <w:rPr>
                      <w:color w:val="000000"/>
                      <w:lang w:val="en-US"/>
                    </w:rPr>
                    <w:t>maxdpdcad3_barCAD</w:t>
                  </w:r>
                </w:p>
              </w:tc>
              <w:tc>
                <w:tcPr>
                  <w:tcW w:w="2871" w:type="dxa"/>
                  <w:vAlign w:val="bottom"/>
                </w:tcPr>
                <w:p w14:paraId="0000015E" w14:textId="77777777" w:rsidR="00557457" w:rsidRPr="00811BD8" w:rsidRDefault="00000000">
                  <w:pPr>
                    <w:rPr>
                      <w:color w:val="FF0000"/>
                      <w:lang w:val="en-US"/>
                    </w:rPr>
                  </w:pPr>
                  <w:r w:rsidRPr="00811BD8">
                    <w:rPr>
                      <w:color w:val="000000"/>
                      <w:lang w:val="en-US"/>
                    </w:rPr>
                    <w:t>DYNO_REF_mA</w:t>
                  </w:r>
                </w:p>
              </w:tc>
            </w:tr>
            <w:tr w:rsidR="00557457" w:rsidRPr="00811BD8" w14:paraId="72867B49" w14:textId="77777777">
              <w:trPr>
                <w:jc w:val="center"/>
              </w:trPr>
              <w:tc>
                <w:tcPr>
                  <w:tcW w:w="2972" w:type="dxa"/>
                </w:tcPr>
                <w:p w14:paraId="0000015F" w14:textId="77777777" w:rsidR="00557457" w:rsidRPr="00811BD8" w:rsidRDefault="00557457">
                  <w:pPr>
                    <w:rPr>
                      <w:color w:val="FF0000"/>
                      <w:lang w:val="en-US"/>
                    </w:rPr>
                  </w:pPr>
                </w:p>
              </w:tc>
              <w:tc>
                <w:tcPr>
                  <w:tcW w:w="2651" w:type="dxa"/>
                  <w:vAlign w:val="bottom"/>
                </w:tcPr>
                <w:p w14:paraId="00000160" w14:textId="77777777" w:rsidR="00557457" w:rsidRPr="00811BD8" w:rsidRDefault="00000000">
                  <w:pPr>
                    <w:rPr>
                      <w:color w:val="FF0000"/>
                      <w:lang w:val="en-US"/>
                    </w:rPr>
                  </w:pPr>
                  <w:r w:rsidRPr="00811BD8">
                    <w:rPr>
                      <w:color w:val="000000"/>
                      <w:lang w:val="en-US"/>
                    </w:rPr>
                    <w:t>maxdpdcad4_barCAD</w:t>
                  </w:r>
                </w:p>
              </w:tc>
              <w:tc>
                <w:tcPr>
                  <w:tcW w:w="2871" w:type="dxa"/>
                  <w:vAlign w:val="bottom"/>
                </w:tcPr>
                <w:p w14:paraId="00000161" w14:textId="77777777" w:rsidR="00557457" w:rsidRPr="00811BD8" w:rsidRDefault="00000000">
                  <w:pPr>
                    <w:rPr>
                      <w:color w:val="FF0000"/>
                      <w:lang w:val="en-US"/>
                    </w:rPr>
                  </w:pPr>
                  <w:r w:rsidRPr="00811BD8">
                    <w:rPr>
                      <w:color w:val="000000"/>
                      <w:lang w:val="en-US"/>
                    </w:rPr>
                    <w:t>NI9266_AO7_mA</w:t>
                  </w:r>
                </w:p>
              </w:tc>
            </w:tr>
            <w:tr w:rsidR="00557457" w:rsidRPr="00811BD8" w14:paraId="2C34A184" w14:textId="77777777">
              <w:trPr>
                <w:jc w:val="center"/>
              </w:trPr>
              <w:tc>
                <w:tcPr>
                  <w:tcW w:w="2972" w:type="dxa"/>
                </w:tcPr>
                <w:p w14:paraId="00000162" w14:textId="77777777" w:rsidR="00557457" w:rsidRPr="00811BD8" w:rsidRDefault="00557457">
                  <w:pPr>
                    <w:rPr>
                      <w:color w:val="FF0000"/>
                      <w:lang w:val="en-US"/>
                    </w:rPr>
                  </w:pPr>
                </w:p>
              </w:tc>
              <w:tc>
                <w:tcPr>
                  <w:tcW w:w="2651" w:type="dxa"/>
                  <w:vAlign w:val="bottom"/>
                </w:tcPr>
                <w:p w14:paraId="00000163" w14:textId="77777777" w:rsidR="00557457" w:rsidRPr="00811BD8" w:rsidRDefault="00000000">
                  <w:pPr>
                    <w:rPr>
                      <w:color w:val="FF0000"/>
                      <w:lang w:val="en-US"/>
                    </w:rPr>
                  </w:pPr>
                  <w:r w:rsidRPr="00811BD8">
                    <w:rPr>
                      <w:color w:val="000000"/>
                      <w:lang w:val="en-US"/>
                    </w:rPr>
                    <w:t>maxdpdcad5_barCAD</w:t>
                  </w:r>
                </w:p>
              </w:tc>
              <w:tc>
                <w:tcPr>
                  <w:tcW w:w="2871" w:type="dxa"/>
                  <w:vAlign w:val="bottom"/>
                </w:tcPr>
                <w:p w14:paraId="00000164" w14:textId="77777777" w:rsidR="00557457" w:rsidRPr="00811BD8" w:rsidRDefault="00000000">
                  <w:pPr>
                    <w:rPr>
                      <w:color w:val="FF0000"/>
                      <w:lang w:val="en-US"/>
                    </w:rPr>
                  </w:pPr>
                  <w:r w:rsidRPr="00811BD8">
                    <w:rPr>
                      <w:color w:val="000000"/>
                      <w:lang w:val="en-US"/>
                    </w:rPr>
                    <w:t>NG_FV_001_b</w:t>
                  </w:r>
                </w:p>
              </w:tc>
            </w:tr>
            <w:tr w:rsidR="00557457" w:rsidRPr="00811BD8" w14:paraId="7A25144D" w14:textId="77777777">
              <w:trPr>
                <w:jc w:val="center"/>
              </w:trPr>
              <w:tc>
                <w:tcPr>
                  <w:tcW w:w="2972" w:type="dxa"/>
                </w:tcPr>
                <w:p w14:paraId="00000165" w14:textId="77777777" w:rsidR="00557457" w:rsidRPr="00811BD8" w:rsidRDefault="00557457">
                  <w:pPr>
                    <w:rPr>
                      <w:color w:val="FF0000"/>
                      <w:lang w:val="en-US"/>
                    </w:rPr>
                  </w:pPr>
                </w:p>
              </w:tc>
              <w:tc>
                <w:tcPr>
                  <w:tcW w:w="2651" w:type="dxa"/>
                  <w:vAlign w:val="bottom"/>
                </w:tcPr>
                <w:p w14:paraId="00000166" w14:textId="77777777" w:rsidR="00557457" w:rsidRPr="00811BD8" w:rsidRDefault="00000000">
                  <w:pPr>
                    <w:rPr>
                      <w:color w:val="FF0000"/>
                      <w:lang w:val="en-US"/>
                    </w:rPr>
                  </w:pPr>
                  <w:r w:rsidRPr="00811BD8">
                    <w:rPr>
                      <w:color w:val="000000"/>
                      <w:lang w:val="en-US"/>
                    </w:rPr>
                    <w:t>maxdpdcad6_barCAD</w:t>
                  </w:r>
                </w:p>
              </w:tc>
              <w:tc>
                <w:tcPr>
                  <w:tcW w:w="2871" w:type="dxa"/>
                  <w:vAlign w:val="bottom"/>
                </w:tcPr>
                <w:p w14:paraId="00000167" w14:textId="77777777" w:rsidR="00557457" w:rsidRPr="00811BD8" w:rsidRDefault="00000000">
                  <w:pPr>
                    <w:rPr>
                      <w:color w:val="FF0000"/>
                      <w:lang w:val="en-US"/>
                    </w:rPr>
                  </w:pPr>
                  <w:r w:rsidRPr="00811BD8">
                    <w:rPr>
                      <w:color w:val="000000"/>
                      <w:lang w:val="en-US"/>
                    </w:rPr>
                    <w:t>O2_PV_004_b</w:t>
                  </w:r>
                </w:p>
              </w:tc>
            </w:tr>
            <w:tr w:rsidR="00557457" w:rsidRPr="00811BD8" w14:paraId="7B88B585" w14:textId="77777777">
              <w:trPr>
                <w:jc w:val="center"/>
              </w:trPr>
              <w:tc>
                <w:tcPr>
                  <w:tcW w:w="2972" w:type="dxa"/>
                </w:tcPr>
                <w:p w14:paraId="00000168" w14:textId="77777777" w:rsidR="00557457" w:rsidRPr="00811BD8" w:rsidRDefault="00557457">
                  <w:pPr>
                    <w:rPr>
                      <w:color w:val="FF0000"/>
                      <w:lang w:val="en-US"/>
                    </w:rPr>
                  </w:pPr>
                </w:p>
              </w:tc>
              <w:tc>
                <w:tcPr>
                  <w:tcW w:w="2651" w:type="dxa"/>
                  <w:vAlign w:val="bottom"/>
                </w:tcPr>
                <w:p w14:paraId="00000169" w14:textId="77777777" w:rsidR="00557457" w:rsidRPr="00811BD8" w:rsidRDefault="00000000">
                  <w:pPr>
                    <w:rPr>
                      <w:color w:val="FF0000"/>
                      <w:lang w:val="en-US"/>
                    </w:rPr>
                  </w:pPr>
                  <w:r w:rsidRPr="00811BD8">
                    <w:rPr>
                      <w:color w:val="000000"/>
                      <w:lang w:val="en-US"/>
                    </w:rPr>
                    <w:t>kappa_comp1_r</w:t>
                  </w:r>
                </w:p>
              </w:tc>
              <w:tc>
                <w:tcPr>
                  <w:tcW w:w="2871" w:type="dxa"/>
                  <w:vAlign w:val="bottom"/>
                </w:tcPr>
                <w:p w14:paraId="0000016A" w14:textId="77777777" w:rsidR="00557457" w:rsidRPr="00811BD8" w:rsidRDefault="00000000">
                  <w:pPr>
                    <w:rPr>
                      <w:color w:val="FF0000"/>
                      <w:lang w:val="en-US"/>
                    </w:rPr>
                  </w:pPr>
                  <w:r w:rsidRPr="00811BD8">
                    <w:rPr>
                      <w:color w:val="000000"/>
                      <w:lang w:val="en-US"/>
                    </w:rPr>
                    <w:t>AR_PV_004_b</w:t>
                  </w:r>
                </w:p>
              </w:tc>
            </w:tr>
            <w:tr w:rsidR="00557457" w:rsidRPr="00811BD8" w14:paraId="46A8B0B8" w14:textId="77777777">
              <w:trPr>
                <w:jc w:val="center"/>
              </w:trPr>
              <w:tc>
                <w:tcPr>
                  <w:tcW w:w="2972" w:type="dxa"/>
                </w:tcPr>
                <w:p w14:paraId="0000016B" w14:textId="77777777" w:rsidR="00557457" w:rsidRPr="00811BD8" w:rsidRDefault="00557457">
                  <w:pPr>
                    <w:rPr>
                      <w:color w:val="FF0000"/>
                      <w:lang w:val="en-US"/>
                    </w:rPr>
                  </w:pPr>
                </w:p>
              </w:tc>
              <w:tc>
                <w:tcPr>
                  <w:tcW w:w="2651" w:type="dxa"/>
                  <w:vAlign w:val="bottom"/>
                </w:tcPr>
                <w:p w14:paraId="0000016C" w14:textId="77777777" w:rsidR="00557457" w:rsidRPr="00811BD8" w:rsidRDefault="00000000">
                  <w:pPr>
                    <w:rPr>
                      <w:color w:val="FF0000"/>
                      <w:lang w:val="en-US"/>
                    </w:rPr>
                  </w:pPr>
                  <w:r w:rsidRPr="00811BD8">
                    <w:rPr>
                      <w:color w:val="000000"/>
                      <w:lang w:val="en-US"/>
                    </w:rPr>
                    <w:t>kappa_comp2_r</w:t>
                  </w:r>
                </w:p>
              </w:tc>
              <w:tc>
                <w:tcPr>
                  <w:tcW w:w="2871" w:type="dxa"/>
                  <w:vAlign w:val="bottom"/>
                </w:tcPr>
                <w:p w14:paraId="0000016D" w14:textId="77777777" w:rsidR="00557457" w:rsidRPr="00811BD8" w:rsidRDefault="00000000">
                  <w:pPr>
                    <w:rPr>
                      <w:color w:val="FF0000"/>
                      <w:lang w:val="en-US"/>
                    </w:rPr>
                  </w:pPr>
                  <w:r w:rsidRPr="00811BD8">
                    <w:rPr>
                      <w:color w:val="000000"/>
                      <w:lang w:val="en-US"/>
                    </w:rPr>
                    <w:t>WF_FC_001_b</w:t>
                  </w:r>
                </w:p>
              </w:tc>
            </w:tr>
            <w:tr w:rsidR="00557457" w:rsidRPr="00811BD8" w14:paraId="509050FE" w14:textId="77777777">
              <w:trPr>
                <w:jc w:val="center"/>
              </w:trPr>
              <w:tc>
                <w:tcPr>
                  <w:tcW w:w="2972" w:type="dxa"/>
                </w:tcPr>
                <w:p w14:paraId="0000016E" w14:textId="77777777" w:rsidR="00557457" w:rsidRPr="00811BD8" w:rsidRDefault="00557457">
                  <w:pPr>
                    <w:rPr>
                      <w:color w:val="FF0000"/>
                      <w:lang w:val="en-US"/>
                    </w:rPr>
                  </w:pPr>
                </w:p>
              </w:tc>
              <w:tc>
                <w:tcPr>
                  <w:tcW w:w="2651" w:type="dxa"/>
                  <w:vAlign w:val="bottom"/>
                </w:tcPr>
                <w:p w14:paraId="0000016F" w14:textId="77777777" w:rsidR="00557457" w:rsidRPr="00811BD8" w:rsidRDefault="00000000">
                  <w:pPr>
                    <w:rPr>
                      <w:color w:val="FF0000"/>
                      <w:lang w:val="en-US"/>
                    </w:rPr>
                  </w:pPr>
                  <w:r w:rsidRPr="00811BD8">
                    <w:rPr>
                      <w:color w:val="000000"/>
                      <w:lang w:val="en-US"/>
                    </w:rPr>
                    <w:t>kappa_comp3_r</w:t>
                  </w:r>
                </w:p>
              </w:tc>
              <w:tc>
                <w:tcPr>
                  <w:tcW w:w="2871" w:type="dxa"/>
                  <w:vAlign w:val="bottom"/>
                </w:tcPr>
                <w:p w14:paraId="00000170" w14:textId="77777777" w:rsidR="00557457" w:rsidRPr="00811BD8" w:rsidRDefault="00000000">
                  <w:pPr>
                    <w:rPr>
                      <w:color w:val="FF0000"/>
                      <w:lang w:val="en-US"/>
                    </w:rPr>
                  </w:pPr>
                  <w:r w:rsidRPr="00811BD8">
                    <w:rPr>
                      <w:color w:val="000000"/>
                      <w:lang w:val="en-US"/>
                    </w:rPr>
                    <w:t>WF_FC_002_b</w:t>
                  </w:r>
                </w:p>
              </w:tc>
            </w:tr>
            <w:tr w:rsidR="00557457" w:rsidRPr="00811BD8" w14:paraId="4B800B6C" w14:textId="77777777">
              <w:trPr>
                <w:jc w:val="center"/>
              </w:trPr>
              <w:tc>
                <w:tcPr>
                  <w:tcW w:w="2972" w:type="dxa"/>
                </w:tcPr>
                <w:p w14:paraId="00000171" w14:textId="77777777" w:rsidR="00557457" w:rsidRPr="00811BD8" w:rsidRDefault="00557457">
                  <w:pPr>
                    <w:rPr>
                      <w:color w:val="FF0000"/>
                      <w:lang w:val="en-US"/>
                    </w:rPr>
                  </w:pPr>
                </w:p>
              </w:tc>
              <w:tc>
                <w:tcPr>
                  <w:tcW w:w="2651" w:type="dxa"/>
                  <w:vAlign w:val="bottom"/>
                </w:tcPr>
                <w:p w14:paraId="00000172" w14:textId="77777777" w:rsidR="00557457" w:rsidRPr="00811BD8" w:rsidRDefault="00000000">
                  <w:pPr>
                    <w:rPr>
                      <w:color w:val="FF0000"/>
                      <w:lang w:val="en-US"/>
                    </w:rPr>
                  </w:pPr>
                  <w:r w:rsidRPr="00811BD8">
                    <w:rPr>
                      <w:color w:val="000000"/>
                      <w:lang w:val="en-US"/>
                    </w:rPr>
                    <w:t>kappa_comp4_r</w:t>
                  </w:r>
                </w:p>
              </w:tc>
              <w:tc>
                <w:tcPr>
                  <w:tcW w:w="2871" w:type="dxa"/>
                  <w:vAlign w:val="bottom"/>
                </w:tcPr>
                <w:p w14:paraId="00000173" w14:textId="77777777" w:rsidR="00557457" w:rsidRPr="00811BD8" w:rsidRDefault="00000000">
                  <w:pPr>
                    <w:rPr>
                      <w:color w:val="FF0000"/>
                      <w:lang w:val="en-US"/>
                    </w:rPr>
                  </w:pPr>
                  <w:r w:rsidRPr="00811BD8">
                    <w:rPr>
                      <w:color w:val="000000"/>
                      <w:lang w:val="en-US"/>
                    </w:rPr>
                    <w:t>WF_FC_003_b</w:t>
                  </w:r>
                </w:p>
              </w:tc>
            </w:tr>
            <w:tr w:rsidR="00557457" w:rsidRPr="00811BD8" w14:paraId="0A42FE56" w14:textId="77777777">
              <w:trPr>
                <w:jc w:val="center"/>
              </w:trPr>
              <w:tc>
                <w:tcPr>
                  <w:tcW w:w="2972" w:type="dxa"/>
                </w:tcPr>
                <w:p w14:paraId="00000174" w14:textId="77777777" w:rsidR="00557457" w:rsidRPr="00811BD8" w:rsidRDefault="00557457">
                  <w:pPr>
                    <w:rPr>
                      <w:color w:val="FF0000"/>
                      <w:lang w:val="en-US"/>
                    </w:rPr>
                  </w:pPr>
                </w:p>
              </w:tc>
              <w:tc>
                <w:tcPr>
                  <w:tcW w:w="2651" w:type="dxa"/>
                  <w:vAlign w:val="bottom"/>
                </w:tcPr>
                <w:p w14:paraId="00000175" w14:textId="77777777" w:rsidR="00557457" w:rsidRPr="00811BD8" w:rsidRDefault="00000000">
                  <w:pPr>
                    <w:rPr>
                      <w:color w:val="FF0000"/>
                      <w:lang w:val="en-US"/>
                    </w:rPr>
                  </w:pPr>
                  <w:r w:rsidRPr="00811BD8">
                    <w:rPr>
                      <w:color w:val="000000"/>
                      <w:lang w:val="en-US"/>
                    </w:rPr>
                    <w:t>kappa_comp5_r</w:t>
                  </w:r>
                </w:p>
              </w:tc>
              <w:tc>
                <w:tcPr>
                  <w:tcW w:w="2871" w:type="dxa"/>
                  <w:vAlign w:val="bottom"/>
                </w:tcPr>
                <w:p w14:paraId="00000176" w14:textId="77777777" w:rsidR="00557457" w:rsidRPr="00811BD8" w:rsidRDefault="00000000">
                  <w:pPr>
                    <w:rPr>
                      <w:color w:val="BFBFBF"/>
                      <w:lang w:val="en-US"/>
                    </w:rPr>
                  </w:pPr>
                  <w:r w:rsidRPr="00811BD8">
                    <w:rPr>
                      <w:color w:val="BFBFBF"/>
                      <w:lang w:val="en-US"/>
                    </w:rPr>
                    <w:t>NI9375_AO6_b</w:t>
                  </w:r>
                </w:p>
              </w:tc>
            </w:tr>
            <w:tr w:rsidR="00557457" w:rsidRPr="00811BD8" w14:paraId="4723E363" w14:textId="77777777">
              <w:trPr>
                <w:jc w:val="center"/>
              </w:trPr>
              <w:tc>
                <w:tcPr>
                  <w:tcW w:w="2972" w:type="dxa"/>
                </w:tcPr>
                <w:p w14:paraId="00000177" w14:textId="77777777" w:rsidR="00557457" w:rsidRPr="00811BD8" w:rsidRDefault="00557457">
                  <w:pPr>
                    <w:rPr>
                      <w:color w:val="FF0000"/>
                      <w:lang w:val="en-US"/>
                    </w:rPr>
                  </w:pPr>
                </w:p>
              </w:tc>
              <w:tc>
                <w:tcPr>
                  <w:tcW w:w="2651" w:type="dxa"/>
                  <w:vAlign w:val="bottom"/>
                </w:tcPr>
                <w:p w14:paraId="00000178" w14:textId="77777777" w:rsidR="00557457" w:rsidRPr="00811BD8" w:rsidRDefault="00000000">
                  <w:pPr>
                    <w:rPr>
                      <w:color w:val="FF0000"/>
                      <w:lang w:val="en-US"/>
                    </w:rPr>
                  </w:pPr>
                  <w:r w:rsidRPr="00811BD8">
                    <w:rPr>
                      <w:color w:val="000000"/>
                      <w:lang w:val="en-US"/>
                    </w:rPr>
                    <w:t>kappa_comp6_r</w:t>
                  </w:r>
                </w:p>
              </w:tc>
              <w:tc>
                <w:tcPr>
                  <w:tcW w:w="2871" w:type="dxa"/>
                  <w:vAlign w:val="bottom"/>
                </w:tcPr>
                <w:p w14:paraId="00000179" w14:textId="77777777" w:rsidR="00557457" w:rsidRPr="00811BD8" w:rsidRDefault="00000000">
                  <w:pPr>
                    <w:rPr>
                      <w:color w:val="BFBFBF"/>
                      <w:lang w:val="en-US"/>
                    </w:rPr>
                  </w:pPr>
                  <w:r w:rsidRPr="00811BD8">
                    <w:rPr>
                      <w:color w:val="BFBFBF"/>
                      <w:lang w:val="en-US"/>
                    </w:rPr>
                    <w:t>NI9375_AO7_b</w:t>
                  </w:r>
                </w:p>
              </w:tc>
            </w:tr>
            <w:tr w:rsidR="00557457" w:rsidRPr="00811BD8" w14:paraId="46D72501" w14:textId="77777777">
              <w:trPr>
                <w:jc w:val="center"/>
              </w:trPr>
              <w:tc>
                <w:tcPr>
                  <w:tcW w:w="2972" w:type="dxa"/>
                </w:tcPr>
                <w:p w14:paraId="0000017A" w14:textId="77777777" w:rsidR="00557457" w:rsidRPr="00811BD8" w:rsidRDefault="00557457">
                  <w:pPr>
                    <w:rPr>
                      <w:color w:val="FF0000"/>
                      <w:lang w:val="en-US"/>
                    </w:rPr>
                  </w:pPr>
                </w:p>
              </w:tc>
              <w:tc>
                <w:tcPr>
                  <w:tcW w:w="2651" w:type="dxa"/>
                  <w:vAlign w:val="bottom"/>
                </w:tcPr>
                <w:p w14:paraId="0000017B" w14:textId="77777777" w:rsidR="00557457" w:rsidRPr="00811BD8" w:rsidRDefault="00000000">
                  <w:pPr>
                    <w:rPr>
                      <w:color w:val="FF0000"/>
                      <w:lang w:val="en-US"/>
                    </w:rPr>
                  </w:pPr>
                  <w:r w:rsidRPr="00811BD8">
                    <w:rPr>
                      <w:color w:val="000000"/>
                      <w:lang w:val="en-US"/>
                    </w:rPr>
                    <w:t>kappa_exp1_r</w:t>
                  </w:r>
                </w:p>
              </w:tc>
              <w:tc>
                <w:tcPr>
                  <w:tcW w:w="2871" w:type="dxa"/>
                  <w:vAlign w:val="bottom"/>
                </w:tcPr>
                <w:p w14:paraId="0000017C" w14:textId="77777777" w:rsidR="00557457" w:rsidRPr="00811BD8" w:rsidRDefault="00000000">
                  <w:pPr>
                    <w:rPr>
                      <w:color w:val="BFBFBF"/>
                      <w:lang w:val="en-US"/>
                    </w:rPr>
                  </w:pPr>
                  <w:r w:rsidRPr="00811BD8">
                    <w:rPr>
                      <w:color w:val="BFBFBF"/>
                      <w:lang w:val="en-US"/>
                    </w:rPr>
                    <w:t>NI9375_AO8_b</w:t>
                  </w:r>
                </w:p>
              </w:tc>
            </w:tr>
            <w:tr w:rsidR="00557457" w:rsidRPr="00811BD8" w14:paraId="46B3819D" w14:textId="77777777">
              <w:trPr>
                <w:jc w:val="center"/>
              </w:trPr>
              <w:tc>
                <w:tcPr>
                  <w:tcW w:w="2972" w:type="dxa"/>
                </w:tcPr>
                <w:p w14:paraId="0000017D" w14:textId="77777777" w:rsidR="00557457" w:rsidRPr="00811BD8" w:rsidRDefault="00557457">
                  <w:pPr>
                    <w:rPr>
                      <w:color w:val="FF0000"/>
                      <w:lang w:val="en-US"/>
                    </w:rPr>
                  </w:pPr>
                </w:p>
              </w:tc>
              <w:tc>
                <w:tcPr>
                  <w:tcW w:w="2651" w:type="dxa"/>
                  <w:vAlign w:val="bottom"/>
                </w:tcPr>
                <w:p w14:paraId="0000017E" w14:textId="77777777" w:rsidR="00557457" w:rsidRPr="00811BD8" w:rsidRDefault="00000000">
                  <w:pPr>
                    <w:rPr>
                      <w:color w:val="FF0000"/>
                      <w:lang w:val="en-US"/>
                    </w:rPr>
                  </w:pPr>
                  <w:r w:rsidRPr="00811BD8">
                    <w:rPr>
                      <w:color w:val="000000"/>
                      <w:lang w:val="en-US"/>
                    </w:rPr>
                    <w:t>kappa_exp2_r</w:t>
                  </w:r>
                </w:p>
              </w:tc>
              <w:tc>
                <w:tcPr>
                  <w:tcW w:w="2871" w:type="dxa"/>
                  <w:vAlign w:val="bottom"/>
                </w:tcPr>
                <w:p w14:paraId="0000017F" w14:textId="77777777" w:rsidR="00557457" w:rsidRPr="00811BD8" w:rsidRDefault="00000000">
                  <w:pPr>
                    <w:rPr>
                      <w:color w:val="BFBFBF"/>
                      <w:lang w:val="en-US"/>
                    </w:rPr>
                  </w:pPr>
                  <w:r w:rsidRPr="00811BD8">
                    <w:rPr>
                      <w:color w:val="BFBFBF"/>
                      <w:lang w:val="en-US"/>
                    </w:rPr>
                    <w:t>NI9375_AO9_b</w:t>
                  </w:r>
                </w:p>
              </w:tc>
            </w:tr>
            <w:tr w:rsidR="00557457" w:rsidRPr="00811BD8" w14:paraId="6F802D3D" w14:textId="77777777">
              <w:trPr>
                <w:jc w:val="center"/>
              </w:trPr>
              <w:tc>
                <w:tcPr>
                  <w:tcW w:w="2972" w:type="dxa"/>
                </w:tcPr>
                <w:p w14:paraId="00000180" w14:textId="77777777" w:rsidR="00557457" w:rsidRPr="00811BD8" w:rsidRDefault="00557457">
                  <w:pPr>
                    <w:rPr>
                      <w:color w:val="FF0000"/>
                      <w:lang w:val="en-US"/>
                    </w:rPr>
                  </w:pPr>
                </w:p>
              </w:tc>
              <w:tc>
                <w:tcPr>
                  <w:tcW w:w="2651" w:type="dxa"/>
                  <w:vAlign w:val="bottom"/>
                </w:tcPr>
                <w:p w14:paraId="00000181" w14:textId="77777777" w:rsidR="00557457" w:rsidRPr="00811BD8" w:rsidRDefault="00000000">
                  <w:pPr>
                    <w:rPr>
                      <w:color w:val="FF0000"/>
                      <w:lang w:val="en-US"/>
                    </w:rPr>
                  </w:pPr>
                  <w:r w:rsidRPr="00811BD8">
                    <w:rPr>
                      <w:color w:val="000000"/>
                      <w:lang w:val="en-US"/>
                    </w:rPr>
                    <w:t>kappa_exp3_r</w:t>
                  </w:r>
                </w:p>
              </w:tc>
              <w:tc>
                <w:tcPr>
                  <w:tcW w:w="2871" w:type="dxa"/>
                  <w:vAlign w:val="bottom"/>
                </w:tcPr>
                <w:p w14:paraId="00000182" w14:textId="77777777" w:rsidR="00557457" w:rsidRPr="00811BD8" w:rsidRDefault="00000000">
                  <w:pPr>
                    <w:rPr>
                      <w:color w:val="BFBFBF"/>
                      <w:lang w:val="en-US"/>
                    </w:rPr>
                  </w:pPr>
                  <w:r w:rsidRPr="00811BD8">
                    <w:rPr>
                      <w:color w:val="BFBFBF"/>
                      <w:lang w:val="en-US"/>
                    </w:rPr>
                    <w:t>NI9375_AO10_b</w:t>
                  </w:r>
                </w:p>
              </w:tc>
            </w:tr>
            <w:tr w:rsidR="00557457" w:rsidRPr="00811BD8" w14:paraId="235468C2" w14:textId="77777777">
              <w:trPr>
                <w:jc w:val="center"/>
              </w:trPr>
              <w:tc>
                <w:tcPr>
                  <w:tcW w:w="2972" w:type="dxa"/>
                </w:tcPr>
                <w:p w14:paraId="00000183" w14:textId="77777777" w:rsidR="00557457" w:rsidRPr="00811BD8" w:rsidRDefault="00557457">
                  <w:pPr>
                    <w:rPr>
                      <w:color w:val="FF0000"/>
                      <w:lang w:val="en-US"/>
                    </w:rPr>
                  </w:pPr>
                </w:p>
              </w:tc>
              <w:tc>
                <w:tcPr>
                  <w:tcW w:w="2651" w:type="dxa"/>
                  <w:vAlign w:val="bottom"/>
                </w:tcPr>
                <w:p w14:paraId="00000184" w14:textId="77777777" w:rsidR="00557457" w:rsidRPr="00811BD8" w:rsidRDefault="00000000">
                  <w:pPr>
                    <w:rPr>
                      <w:color w:val="FF0000"/>
                      <w:lang w:val="en-US"/>
                    </w:rPr>
                  </w:pPr>
                  <w:r w:rsidRPr="00811BD8">
                    <w:rPr>
                      <w:color w:val="000000"/>
                      <w:lang w:val="en-US"/>
                    </w:rPr>
                    <w:t>kappa_exp4_r</w:t>
                  </w:r>
                </w:p>
              </w:tc>
              <w:tc>
                <w:tcPr>
                  <w:tcW w:w="2871" w:type="dxa"/>
                  <w:vAlign w:val="bottom"/>
                </w:tcPr>
                <w:p w14:paraId="00000185" w14:textId="77777777" w:rsidR="00557457" w:rsidRPr="00811BD8" w:rsidRDefault="00000000">
                  <w:pPr>
                    <w:rPr>
                      <w:color w:val="BFBFBF"/>
                      <w:lang w:val="en-US"/>
                    </w:rPr>
                  </w:pPr>
                  <w:r w:rsidRPr="00811BD8">
                    <w:rPr>
                      <w:color w:val="BFBFBF"/>
                      <w:lang w:val="en-US"/>
                    </w:rPr>
                    <w:t>NI9375_AO11_b</w:t>
                  </w:r>
                </w:p>
              </w:tc>
            </w:tr>
            <w:tr w:rsidR="00557457" w:rsidRPr="00811BD8" w14:paraId="7843AE05" w14:textId="77777777">
              <w:trPr>
                <w:jc w:val="center"/>
              </w:trPr>
              <w:tc>
                <w:tcPr>
                  <w:tcW w:w="2972" w:type="dxa"/>
                </w:tcPr>
                <w:p w14:paraId="00000186" w14:textId="77777777" w:rsidR="00557457" w:rsidRPr="00811BD8" w:rsidRDefault="00557457">
                  <w:pPr>
                    <w:rPr>
                      <w:color w:val="FF0000"/>
                      <w:lang w:val="en-US"/>
                    </w:rPr>
                  </w:pPr>
                </w:p>
              </w:tc>
              <w:tc>
                <w:tcPr>
                  <w:tcW w:w="2651" w:type="dxa"/>
                  <w:vAlign w:val="bottom"/>
                </w:tcPr>
                <w:p w14:paraId="00000187" w14:textId="77777777" w:rsidR="00557457" w:rsidRPr="00811BD8" w:rsidRDefault="00000000">
                  <w:pPr>
                    <w:rPr>
                      <w:color w:val="FF0000"/>
                      <w:lang w:val="en-US"/>
                    </w:rPr>
                  </w:pPr>
                  <w:r w:rsidRPr="00811BD8">
                    <w:rPr>
                      <w:color w:val="000000"/>
                      <w:lang w:val="en-US"/>
                    </w:rPr>
                    <w:t>kappa_exp5_r</w:t>
                  </w:r>
                </w:p>
              </w:tc>
              <w:tc>
                <w:tcPr>
                  <w:tcW w:w="2871" w:type="dxa"/>
                  <w:vAlign w:val="bottom"/>
                </w:tcPr>
                <w:p w14:paraId="00000188" w14:textId="77777777" w:rsidR="00557457" w:rsidRPr="00811BD8" w:rsidRDefault="00000000">
                  <w:pPr>
                    <w:rPr>
                      <w:color w:val="BFBFBF"/>
                      <w:lang w:val="en-US"/>
                    </w:rPr>
                  </w:pPr>
                  <w:r w:rsidRPr="00811BD8">
                    <w:rPr>
                      <w:color w:val="BFBFBF"/>
                      <w:lang w:val="en-US"/>
                    </w:rPr>
                    <w:t>NI9375_AO12_b</w:t>
                  </w:r>
                </w:p>
              </w:tc>
            </w:tr>
            <w:tr w:rsidR="00557457" w:rsidRPr="00811BD8" w14:paraId="5777E3F6" w14:textId="77777777">
              <w:trPr>
                <w:jc w:val="center"/>
              </w:trPr>
              <w:tc>
                <w:tcPr>
                  <w:tcW w:w="2972" w:type="dxa"/>
                </w:tcPr>
                <w:p w14:paraId="00000189" w14:textId="77777777" w:rsidR="00557457" w:rsidRPr="00811BD8" w:rsidRDefault="00557457">
                  <w:pPr>
                    <w:rPr>
                      <w:color w:val="FF0000"/>
                      <w:lang w:val="en-US"/>
                    </w:rPr>
                  </w:pPr>
                </w:p>
              </w:tc>
              <w:tc>
                <w:tcPr>
                  <w:tcW w:w="2651" w:type="dxa"/>
                  <w:vAlign w:val="bottom"/>
                </w:tcPr>
                <w:p w14:paraId="0000018A" w14:textId="77777777" w:rsidR="00557457" w:rsidRPr="00811BD8" w:rsidRDefault="00000000">
                  <w:pPr>
                    <w:rPr>
                      <w:color w:val="FF0000"/>
                      <w:lang w:val="en-US"/>
                    </w:rPr>
                  </w:pPr>
                  <w:r w:rsidRPr="00811BD8">
                    <w:rPr>
                      <w:color w:val="000000"/>
                      <w:lang w:val="en-US"/>
                    </w:rPr>
                    <w:t>kappa_exp6_r</w:t>
                  </w:r>
                </w:p>
              </w:tc>
              <w:tc>
                <w:tcPr>
                  <w:tcW w:w="2871" w:type="dxa"/>
                  <w:vAlign w:val="bottom"/>
                </w:tcPr>
                <w:p w14:paraId="0000018B" w14:textId="77777777" w:rsidR="00557457" w:rsidRPr="00811BD8" w:rsidRDefault="00000000">
                  <w:pPr>
                    <w:rPr>
                      <w:color w:val="BFBFBF"/>
                      <w:lang w:val="en-US"/>
                    </w:rPr>
                  </w:pPr>
                  <w:r w:rsidRPr="00811BD8">
                    <w:rPr>
                      <w:color w:val="BFBFBF"/>
                      <w:lang w:val="en-US"/>
                    </w:rPr>
                    <w:t>NI9375_AO13_b</w:t>
                  </w:r>
                </w:p>
              </w:tc>
            </w:tr>
            <w:tr w:rsidR="00557457" w:rsidRPr="00811BD8" w14:paraId="2D712ECF" w14:textId="77777777">
              <w:trPr>
                <w:jc w:val="center"/>
              </w:trPr>
              <w:tc>
                <w:tcPr>
                  <w:tcW w:w="2972" w:type="dxa"/>
                </w:tcPr>
                <w:p w14:paraId="0000018C" w14:textId="77777777" w:rsidR="00557457" w:rsidRPr="00811BD8" w:rsidRDefault="00557457">
                  <w:pPr>
                    <w:rPr>
                      <w:color w:val="FF0000"/>
                      <w:lang w:val="en-US"/>
                    </w:rPr>
                  </w:pPr>
                </w:p>
              </w:tc>
              <w:tc>
                <w:tcPr>
                  <w:tcW w:w="2651" w:type="dxa"/>
                  <w:vAlign w:val="bottom"/>
                </w:tcPr>
                <w:p w14:paraId="0000018D" w14:textId="77777777" w:rsidR="00557457" w:rsidRPr="00811BD8" w:rsidRDefault="00000000">
                  <w:pPr>
                    <w:rPr>
                      <w:color w:val="FF0000"/>
                      <w:lang w:val="en-US"/>
                    </w:rPr>
                  </w:pPr>
                  <w:r w:rsidRPr="00811BD8">
                    <w:rPr>
                      <w:color w:val="000000"/>
                      <w:lang w:val="en-US"/>
                    </w:rPr>
                    <w:t>CylPresWarnings_u64</w:t>
                  </w:r>
                </w:p>
              </w:tc>
              <w:tc>
                <w:tcPr>
                  <w:tcW w:w="2871" w:type="dxa"/>
                  <w:vAlign w:val="bottom"/>
                </w:tcPr>
                <w:p w14:paraId="0000018E" w14:textId="77777777" w:rsidR="00557457" w:rsidRPr="00811BD8" w:rsidRDefault="00000000">
                  <w:pPr>
                    <w:rPr>
                      <w:color w:val="BFBFBF"/>
                      <w:lang w:val="en-US"/>
                    </w:rPr>
                  </w:pPr>
                  <w:r w:rsidRPr="00811BD8">
                    <w:rPr>
                      <w:color w:val="BFBFBF"/>
                      <w:lang w:val="en-US"/>
                    </w:rPr>
                    <w:t>NI9375_AO14_b</w:t>
                  </w:r>
                </w:p>
              </w:tc>
            </w:tr>
            <w:tr w:rsidR="00557457" w:rsidRPr="00811BD8" w14:paraId="6A1D77E4" w14:textId="77777777">
              <w:trPr>
                <w:jc w:val="center"/>
              </w:trPr>
              <w:tc>
                <w:tcPr>
                  <w:tcW w:w="2972" w:type="dxa"/>
                </w:tcPr>
                <w:p w14:paraId="0000018F" w14:textId="77777777" w:rsidR="00557457" w:rsidRPr="00811BD8" w:rsidRDefault="00557457">
                  <w:pPr>
                    <w:rPr>
                      <w:color w:val="FF0000"/>
                      <w:lang w:val="en-US"/>
                    </w:rPr>
                  </w:pPr>
                </w:p>
              </w:tc>
              <w:tc>
                <w:tcPr>
                  <w:tcW w:w="2651" w:type="dxa"/>
                  <w:vAlign w:val="bottom"/>
                </w:tcPr>
                <w:p w14:paraId="00000190" w14:textId="77777777" w:rsidR="00557457" w:rsidRPr="00811BD8" w:rsidRDefault="00000000">
                  <w:pPr>
                    <w:rPr>
                      <w:color w:val="FF0000"/>
                      <w:lang w:val="en-US"/>
                    </w:rPr>
                  </w:pPr>
                  <w:r w:rsidRPr="00811BD8">
                    <w:rPr>
                      <w:color w:val="000000"/>
                      <w:lang w:val="en-US"/>
                    </w:rPr>
                    <w:t>CylPresErrors_u64</w:t>
                  </w:r>
                </w:p>
              </w:tc>
              <w:tc>
                <w:tcPr>
                  <w:tcW w:w="2871" w:type="dxa"/>
                  <w:vAlign w:val="bottom"/>
                </w:tcPr>
                <w:p w14:paraId="00000191" w14:textId="77777777" w:rsidR="00557457" w:rsidRPr="00811BD8" w:rsidRDefault="00000000">
                  <w:pPr>
                    <w:rPr>
                      <w:color w:val="BFBFBF"/>
                      <w:lang w:val="en-US"/>
                    </w:rPr>
                  </w:pPr>
                  <w:r w:rsidRPr="00811BD8">
                    <w:rPr>
                      <w:color w:val="BFBFBF"/>
                      <w:lang w:val="en-US"/>
                    </w:rPr>
                    <w:t>NI9375_AO15_b</w:t>
                  </w:r>
                </w:p>
              </w:tc>
            </w:tr>
            <w:tr w:rsidR="00557457" w:rsidRPr="00811BD8" w14:paraId="078D449E" w14:textId="77777777">
              <w:trPr>
                <w:jc w:val="center"/>
              </w:trPr>
              <w:tc>
                <w:tcPr>
                  <w:tcW w:w="2972" w:type="dxa"/>
                </w:tcPr>
                <w:p w14:paraId="00000192" w14:textId="77777777" w:rsidR="00557457" w:rsidRPr="00811BD8" w:rsidRDefault="00557457">
                  <w:pPr>
                    <w:rPr>
                      <w:color w:val="FF0000"/>
                      <w:lang w:val="en-US"/>
                    </w:rPr>
                  </w:pPr>
                </w:p>
              </w:tc>
              <w:tc>
                <w:tcPr>
                  <w:tcW w:w="2651" w:type="dxa"/>
                  <w:vAlign w:val="bottom"/>
                </w:tcPr>
                <w:p w14:paraId="00000193" w14:textId="77777777" w:rsidR="00557457" w:rsidRPr="00811BD8" w:rsidRDefault="00557457">
                  <w:pPr>
                    <w:rPr>
                      <w:color w:val="FF0000"/>
                      <w:lang w:val="en-US"/>
                    </w:rPr>
                  </w:pPr>
                </w:p>
              </w:tc>
              <w:tc>
                <w:tcPr>
                  <w:tcW w:w="2871" w:type="dxa"/>
                  <w:vAlign w:val="bottom"/>
                </w:tcPr>
                <w:p w14:paraId="00000194" w14:textId="77777777" w:rsidR="00557457" w:rsidRPr="00811BD8" w:rsidRDefault="00000000">
                  <w:pPr>
                    <w:rPr>
                      <w:color w:val="BFBFBF"/>
                      <w:lang w:val="en-US"/>
                    </w:rPr>
                  </w:pPr>
                  <w:r w:rsidRPr="00811BD8">
                    <w:rPr>
                      <w:color w:val="BFBFBF"/>
                      <w:lang w:val="en-US"/>
                    </w:rPr>
                    <w:t>NI9375_AI0_b</w:t>
                  </w:r>
                </w:p>
              </w:tc>
            </w:tr>
            <w:tr w:rsidR="00557457" w:rsidRPr="00811BD8" w14:paraId="518E0C42" w14:textId="77777777">
              <w:trPr>
                <w:jc w:val="center"/>
              </w:trPr>
              <w:tc>
                <w:tcPr>
                  <w:tcW w:w="2972" w:type="dxa"/>
                </w:tcPr>
                <w:p w14:paraId="00000195" w14:textId="77777777" w:rsidR="00557457" w:rsidRPr="00811BD8" w:rsidRDefault="00557457">
                  <w:pPr>
                    <w:rPr>
                      <w:color w:val="FF0000"/>
                      <w:lang w:val="en-US"/>
                    </w:rPr>
                  </w:pPr>
                </w:p>
              </w:tc>
              <w:tc>
                <w:tcPr>
                  <w:tcW w:w="2651" w:type="dxa"/>
                  <w:vAlign w:val="bottom"/>
                </w:tcPr>
                <w:p w14:paraId="00000196" w14:textId="77777777" w:rsidR="00557457" w:rsidRPr="00811BD8" w:rsidRDefault="00557457">
                  <w:pPr>
                    <w:rPr>
                      <w:color w:val="FF0000"/>
                      <w:lang w:val="en-US"/>
                    </w:rPr>
                  </w:pPr>
                </w:p>
              </w:tc>
              <w:tc>
                <w:tcPr>
                  <w:tcW w:w="2871" w:type="dxa"/>
                  <w:vAlign w:val="bottom"/>
                </w:tcPr>
                <w:p w14:paraId="00000197" w14:textId="77777777" w:rsidR="00557457" w:rsidRPr="00811BD8" w:rsidRDefault="00000000">
                  <w:pPr>
                    <w:rPr>
                      <w:color w:val="BFBFBF"/>
                      <w:lang w:val="en-US"/>
                    </w:rPr>
                  </w:pPr>
                  <w:r w:rsidRPr="00811BD8">
                    <w:rPr>
                      <w:color w:val="BFBFBF"/>
                      <w:lang w:val="en-US"/>
                    </w:rPr>
                    <w:t>NI9375_AI1_b</w:t>
                  </w:r>
                </w:p>
              </w:tc>
            </w:tr>
            <w:tr w:rsidR="00557457" w:rsidRPr="00811BD8" w14:paraId="517915EB" w14:textId="77777777">
              <w:trPr>
                <w:jc w:val="center"/>
              </w:trPr>
              <w:tc>
                <w:tcPr>
                  <w:tcW w:w="2972" w:type="dxa"/>
                </w:tcPr>
                <w:p w14:paraId="00000198" w14:textId="77777777" w:rsidR="00557457" w:rsidRPr="00811BD8" w:rsidRDefault="00557457">
                  <w:pPr>
                    <w:rPr>
                      <w:color w:val="FF0000"/>
                      <w:lang w:val="en-US"/>
                    </w:rPr>
                  </w:pPr>
                </w:p>
              </w:tc>
              <w:tc>
                <w:tcPr>
                  <w:tcW w:w="2651" w:type="dxa"/>
                  <w:vAlign w:val="bottom"/>
                </w:tcPr>
                <w:p w14:paraId="00000199" w14:textId="77777777" w:rsidR="00557457" w:rsidRPr="00811BD8" w:rsidRDefault="00557457">
                  <w:pPr>
                    <w:rPr>
                      <w:color w:val="FF0000"/>
                      <w:lang w:val="en-US"/>
                    </w:rPr>
                  </w:pPr>
                </w:p>
              </w:tc>
              <w:tc>
                <w:tcPr>
                  <w:tcW w:w="2871" w:type="dxa"/>
                  <w:vAlign w:val="bottom"/>
                </w:tcPr>
                <w:p w14:paraId="0000019A" w14:textId="77777777" w:rsidR="00557457" w:rsidRPr="00811BD8" w:rsidRDefault="00000000">
                  <w:pPr>
                    <w:rPr>
                      <w:color w:val="BFBFBF"/>
                      <w:lang w:val="en-US"/>
                    </w:rPr>
                  </w:pPr>
                  <w:r w:rsidRPr="00811BD8">
                    <w:rPr>
                      <w:color w:val="BFBFBF"/>
                      <w:lang w:val="en-US"/>
                    </w:rPr>
                    <w:t>NI9375_AI2_b</w:t>
                  </w:r>
                </w:p>
              </w:tc>
            </w:tr>
            <w:tr w:rsidR="00557457" w:rsidRPr="00811BD8" w14:paraId="2D4ABF53" w14:textId="77777777">
              <w:trPr>
                <w:jc w:val="center"/>
              </w:trPr>
              <w:tc>
                <w:tcPr>
                  <w:tcW w:w="2972" w:type="dxa"/>
                </w:tcPr>
                <w:p w14:paraId="0000019B" w14:textId="77777777" w:rsidR="00557457" w:rsidRPr="00811BD8" w:rsidRDefault="00557457">
                  <w:pPr>
                    <w:rPr>
                      <w:color w:val="FF0000"/>
                      <w:lang w:val="en-US"/>
                    </w:rPr>
                  </w:pPr>
                </w:p>
              </w:tc>
              <w:tc>
                <w:tcPr>
                  <w:tcW w:w="2651" w:type="dxa"/>
                  <w:vAlign w:val="bottom"/>
                </w:tcPr>
                <w:p w14:paraId="0000019C" w14:textId="77777777" w:rsidR="00557457" w:rsidRPr="00811BD8" w:rsidRDefault="00557457">
                  <w:pPr>
                    <w:rPr>
                      <w:color w:val="FF0000"/>
                      <w:lang w:val="en-US"/>
                    </w:rPr>
                  </w:pPr>
                </w:p>
              </w:tc>
              <w:tc>
                <w:tcPr>
                  <w:tcW w:w="2871" w:type="dxa"/>
                  <w:vAlign w:val="bottom"/>
                </w:tcPr>
                <w:p w14:paraId="0000019D" w14:textId="77777777" w:rsidR="00557457" w:rsidRPr="00811BD8" w:rsidRDefault="00000000">
                  <w:pPr>
                    <w:rPr>
                      <w:color w:val="BFBFBF"/>
                      <w:lang w:val="en-US"/>
                    </w:rPr>
                  </w:pPr>
                  <w:r w:rsidRPr="00811BD8">
                    <w:rPr>
                      <w:color w:val="BFBFBF"/>
                      <w:lang w:val="en-US"/>
                    </w:rPr>
                    <w:t>NI9375_AI3_b</w:t>
                  </w:r>
                </w:p>
              </w:tc>
            </w:tr>
            <w:tr w:rsidR="00557457" w:rsidRPr="00811BD8" w14:paraId="279A9CA9" w14:textId="77777777">
              <w:trPr>
                <w:jc w:val="center"/>
              </w:trPr>
              <w:tc>
                <w:tcPr>
                  <w:tcW w:w="2972" w:type="dxa"/>
                </w:tcPr>
                <w:p w14:paraId="0000019E" w14:textId="77777777" w:rsidR="00557457" w:rsidRPr="00811BD8" w:rsidRDefault="00557457">
                  <w:pPr>
                    <w:rPr>
                      <w:color w:val="FF0000"/>
                      <w:lang w:val="en-US"/>
                    </w:rPr>
                  </w:pPr>
                </w:p>
              </w:tc>
              <w:tc>
                <w:tcPr>
                  <w:tcW w:w="2651" w:type="dxa"/>
                  <w:vAlign w:val="bottom"/>
                </w:tcPr>
                <w:p w14:paraId="0000019F" w14:textId="77777777" w:rsidR="00557457" w:rsidRPr="00811BD8" w:rsidRDefault="00557457">
                  <w:pPr>
                    <w:rPr>
                      <w:color w:val="FF0000"/>
                      <w:lang w:val="en-US"/>
                    </w:rPr>
                  </w:pPr>
                </w:p>
              </w:tc>
              <w:tc>
                <w:tcPr>
                  <w:tcW w:w="2871" w:type="dxa"/>
                  <w:vAlign w:val="bottom"/>
                </w:tcPr>
                <w:p w14:paraId="000001A0" w14:textId="77777777" w:rsidR="00557457" w:rsidRPr="00811BD8" w:rsidRDefault="00000000">
                  <w:pPr>
                    <w:rPr>
                      <w:color w:val="BFBFBF"/>
                      <w:lang w:val="en-US"/>
                    </w:rPr>
                  </w:pPr>
                  <w:r w:rsidRPr="00811BD8">
                    <w:rPr>
                      <w:color w:val="BFBFBF"/>
                      <w:lang w:val="en-US"/>
                    </w:rPr>
                    <w:t>NI9375_AI4_b</w:t>
                  </w:r>
                </w:p>
              </w:tc>
            </w:tr>
            <w:tr w:rsidR="00557457" w:rsidRPr="00811BD8" w14:paraId="7178BA23" w14:textId="77777777">
              <w:trPr>
                <w:jc w:val="center"/>
              </w:trPr>
              <w:tc>
                <w:tcPr>
                  <w:tcW w:w="2972" w:type="dxa"/>
                </w:tcPr>
                <w:p w14:paraId="000001A1" w14:textId="77777777" w:rsidR="00557457" w:rsidRPr="00811BD8" w:rsidRDefault="00557457">
                  <w:pPr>
                    <w:rPr>
                      <w:color w:val="FF0000"/>
                      <w:lang w:val="en-US"/>
                    </w:rPr>
                  </w:pPr>
                </w:p>
              </w:tc>
              <w:tc>
                <w:tcPr>
                  <w:tcW w:w="2651" w:type="dxa"/>
                  <w:vAlign w:val="bottom"/>
                </w:tcPr>
                <w:p w14:paraId="000001A2" w14:textId="77777777" w:rsidR="00557457" w:rsidRPr="00811BD8" w:rsidRDefault="00557457">
                  <w:pPr>
                    <w:rPr>
                      <w:color w:val="FF0000"/>
                      <w:lang w:val="en-US"/>
                    </w:rPr>
                  </w:pPr>
                </w:p>
              </w:tc>
              <w:tc>
                <w:tcPr>
                  <w:tcW w:w="2871" w:type="dxa"/>
                  <w:vAlign w:val="bottom"/>
                </w:tcPr>
                <w:p w14:paraId="000001A3" w14:textId="77777777" w:rsidR="00557457" w:rsidRPr="00811BD8" w:rsidRDefault="00000000">
                  <w:pPr>
                    <w:rPr>
                      <w:color w:val="BFBFBF"/>
                      <w:lang w:val="en-US"/>
                    </w:rPr>
                  </w:pPr>
                  <w:r w:rsidRPr="00811BD8">
                    <w:rPr>
                      <w:color w:val="BFBFBF"/>
                      <w:lang w:val="en-US"/>
                    </w:rPr>
                    <w:t>NI9375_AI5_b</w:t>
                  </w:r>
                </w:p>
              </w:tc>
            </w:tr>
            <w:tr w:rsidR="00557457" w:rsidRPr="00811BD8" w14:paraId="3F89BA24" w14:textId="77777777">
              <w:trPr>
                <w:jc w:val="center"/>
              </w:trPr>
              <w:tc>
                <w:tcPr>
                  <w:tcW w:w="2972" w:type="dxa"/>
                </w:tcPr>
                <w:p w14:paraId="000001A4" w14:textId="77777777" w:rsidR="00557457" w:rsidRPr="00811BD8" w:rsidRDefault="00557457">
                  <w:pPr>
                    <w:rPr>
                      <w:color w:val="FF0000"/>
                      <w:lang w:val="en-US"/>
                    </w:rPr>
                  </w:pPr>
                </w:p>
              </w:tc>
              <w:tc>
                <w:tcPr>
                  <w:tcW w:w="2651" w:type="dxa"/>
                  <w:vAlign w:val="bottom"/>
                </w:tcPr>
                <w:p w14:paraId="000001A5" w14:textId="77777777" w:rsidR="00557457" w:rsidRPr="00811BD8" w:rsidRDefault="00557457">
                  <w:pPr>
                    <w:rPr>
                      <w:color w:val="FF0000"/>
                      <w:lang w:val="en-US"/>
                    </w:rPr>
                  </w:pPr>
                </w:p>
              </w:tc>
              <w:tc>
                <w:tcPr>
                  <w:tcW w:w="2871" w:type="dxa"/>
                  <w:vAlign w:val="bottom"/>
                </w:tcPr>
                <w:p w14:paraId="000001A6" w14:textId="77777777" w:rsidR="00557457" w:rsidRPr="00811BD8" w:rsidRDefault="00000000">
                  <w:pPr>
                    <w:rPr>
                      <w:color w:val="BFBFBF"/>
                      <w:lang w:val="en-US"/>
                    </w:rPr>
                  </w:pPr>
                  <w:r w:rsidRPr="00811BD8">
                    <w:rPr>
                      <w:color w:val="BFBFBF"/>
                      <w:lang w:val="en-US"/>
                    </w:rPr>
                    <w:t>NI9375_AI6_b</w:t>
                  </w:r>
                </w:p>
              </w:tc>
            </w:tr>
            <w:tr w:rsidR="00557457" w:rsidRPr="00811BD8" w14:paraId="21B6C06F" w14:textId="77777777">
              <w:trPr>
                <w:jc w:val="center"/>
              </w:trPr>
              <w:tc>
                <w:tcPr>
                  <w:tcW w:w="2972" w:type="dxa"/>
                </w:tcPr>
                <w:p w14:paraId="000001A7" w14:textId="77777777" w:rsidR="00557457" w:rsidRPr="00811BD8" w:rsidRDefault="00557457">
                  <w:pPr>
                    <w:rPr>
                      <w:color w:val="FF0000"/>
                      <w:lang w:val="en-US"/>
                    </w:rPr>
                  </w:pPr>
                </w:p>
              </w:tc>
              <w:tc>
                <w:tcPr>
                  <w:tcW w:w="2651" w:type="dxa"/>
                  <w:vAlign w:val="bottom"/>
                </w:tcPr>
                <w:p w14:paraId="000001A8" w14:textId="77777777" w:rsidR="00557457" w:rsidRPr="00811BD8" w:rsidRDefault="00557457">
                  <w:pPr>
                    <w:rPr>
                      <w:color w:val="FF0000"/>
                      <w:lang w:val="en-US"/>
                    </w:rPr>
                  </w:pPr>
                </w:p>
              </w:tc>
              <w:tc>
                <w:tcPr>
                  <w:tcW w:w="2871" w:type="dxa"/>
                  <w:vAlign w:val="bottom"/>
                </w:tcPr>
                <w:p w14:paraId="000001A9" w14:textId="77777777" w:rsidR="00557457" w:rsidRPr="00811BD8" w:rsidRDefault="00000000">
                  <w:pPr>
                    <w:rPr>
                      <w:color w:val="BFBFBF"/>
                      <w:lang w:val="en-US"/>
                    </w:rPr>
                  </w:pPr>
                  <w:r w:rsidRPr="00811BD8">
                    <w:rPr>
                      <w:color w:val="BFBFBF"/>
                      <w:lang w:val="en-US"/>
                    </w:rPr>
                    <w:t>NI9375_AI7_b</w:t>
                  </w:r>
                </w:p>
              </w:tc>
            </w:tr>
            <w:tr w:rsidR="00557457" w:rsidRPr="00811BD8" w14:paraId="7B01357E" w14:textId="77777777">
              <w:trPr>
                <w:jc w:val="center"/>
              </w:trPr>
              <w:tc>
                <w:tcPr>
                  <w:tcW w:w="2972" w:type="dxa"/>
                </w:tcPr>
                <w:p w14:paraId="000001AA" w14:textId="77777777" w:rsidR="00557457" w:rsidRPr="00811BD8" w:rsidRDefault="00557457">
                  <w:pPr>
                    <w:rPr>
                      <w:color w:val="FF0000"/>
                      <w:lang w:val="en-US"/>
                    </w:rPr>
                  </w:pPr>
                </w:p>
              </w:tc>
              <w:tc>
                <w:tcPr>
                  <w:tcW w:w="2651" w:type="dxa"/>
                  <w:vAlign w:val="bottom"/>
                </w:tcPr>
                <w:p w14:paraId="000001AB" w14:textId="77777777" w:rsidR="00557457" w:rsidRPr="00811BD8" w:rsidRDefault="00557457">
                  <w:pPr>
                    <w:rPr>
                      <w:color w:val="FF0000"/>
                      <w:lang w:val="en-US"/>
                    </w:rPr>
                  </w:pPr>
                </w:p>
              </w:tc>
              <w:tc>
                <w:tcPr>
                  <w:tcW w:w="2871" w:type="dxa"/>
                  <w:vAlign w:val="bottom"/>
                </w:tcPr>
                <w:p w14:paraId="000001AC" w14:textId="77777777" w:rsidR="00557457" w:rsidRPr="00811BD8" w:rsidRDefault="00000000">
                  <w:pPr>
                    <w:rPr>
                      <w:color w:val="BFBFBF"/>
                      <w:lang w:val="en-US"/>
                    </w:rPr>
                  </w:pPr>
                  <w:r w:rsidRPr="00811BD8">
                    <w:rPr>
                      <w:color w:val="BFBFBF"/>
                      <w:lang w:val="en-US"/>
                    </w:rPr>
                    <w:t>NI9375_AI8_b</w:t>
                  </w:r>
                </w:p>
              </w:tc>
            </w:tr>
            <w:tr w:rsidR="00557457" w:rsidRPr="00811BD8" w14:paraId="786E1470" w14:textId="77777777">
              <w:trPr>
                <w:jc w:val="center"/>
              </w:trPr>
              <w:tc>
                <w:tcPr>
                  <w:tcW w:w="2972" w:type="dxa"/>
                </w:tcPr>
                <w:p w14:paraId="000001AD" w14:textId="77777777" w:rsidR="00557457" w:rsidRPr="00811BD8" w:rsidRDefault="00557457">
                  <w:pPr>
                    <w:rPr>
                      <w:color w:val="FF0000"/>
                      <w:lang w:val="en-US"/>
                    </w:rPr>
                  </w:pPr>
                </w:p>
              </w:tc>
              <w:tc>
                <w:tcPr>
                  <w:tcW w:w="2651" w:type="dxa"/>
                  <w:vAlign w:val="bottom"/>
                </w:tcPr>
                <w:p w14:paraId="000001AE" w14:textId="77777777" w:rsidR="00557457" w:rsidRPr="00811BD8" w:rsidRDefault="00557457">
                  <w:pPr>
                    <w:rPr>
                      <w:color w:val="FF0000"/>
                      <w:lang w:val="en-US"/>
                    </w:rPr>
                  </w:pPr>
                </w:p>
              </w:tc>
              <w:tc>
                <w:tcPr>
                  <w:tcW w:w="2871" w:type="dxa"/>
                  <w:vAlign w:val="bottom"/>
                </w:tcPr>
                <w:p w14:paraId="000001AF" w14:textId="77777777" w:rsidR="00557457" w:rsidRPr="00811BD8" w:rsidRDefault="00000000">
                  <w:pPr>
                    <w:rPr>
                      <w:color w:val="BFBFBF"/>
                      <w:lang w:val="en-US"/>
                    </w:rPr>
                  </w:pPr>
                  <w:r w:rsidRPr="00811BD8">
                    <w:rPr>
                      <w:color w:val="BFBFBF"/>
                      <w:lang w:val="en-US"/>
                    </w:rPr>
                    <w:t>NI9375_AI9_b</w:t>
                  </w:r>
                </w:p>
              </w:tc>
            </w:tr>
            <w:tr w:rsidR="00557457" w:rsidRPr="00811BD8" w14:paraId="3212FBA8" w14:textId="77777777">
              <w:trPr>
                <w:jc w:val="center"/>
              </w:trPr>
              <w:tc>
                <w:tcPr>
                  <w:tcW w:w="2972" w:type="dxa"/>
                </w:tcPr>
                <w:p w14:paraId="000001B0" w14:textId="77777777" w:rsidR="00557457" w:rsidRPr="00811BD8" w:rsidRDefault="00557457">
                  <w:pPr>
                    <w:rPr>
                      <w:color w:val="FF0000"/>
                      <w:lang w:val="en-US"/>
                    </w:rPr>
                  </w:pPr>
                </w:p>
              </w:tc>
              <w:tc>
                <w:tcPr>
                  <w:tcW w:w="2651" w:type="dxa"/>
                  <w:vAlign w:val="bottom"/>
                </w:tcPr>
                <w:p w14:paraId="000001B1" w14:textId="77777777" w:rsidR="00557457" w:rsidRPr="00811BD8" w:rsidRDefault="00557457">
                  <w:pPr>
                    <w:rPr>
                      <w:color w:val="FF0000"/>
                      <w:lang w:val="en-US"/>
                    </w:rPr>
                  </w:pPr>
                </w:p>
              </w:tc>
              <w:tc>
                <w:tcPr>
                  <w:tcW w:w="2871" w:type="dxa"/>
                  <w:vAlign w:val="bottom"/>
                </w:tcPr>
                <w:p w14:paraId="000001B2" w14:textId="77777777" w:rsidR="00557457" w:rsidRPr="00811BD8" w:rsidRDefault="00000000">
                  <w:pPr>
                    <w:rPr>
                      <w:color w:val="BFBFBF"/>
                      <w:lang w:val="en-US"/>
                    </w:rPr>
                  </w:pPr>
                  <w:r w:rsidRPr="00811BD8">
                    <w:rPr>
                      <w:color w:val="BFBFBF"/>
                      <w:lang w:val="en-US"/>
                    </w:rPr>
                    <w:t>NI9375_AI10_b</w:t>
                  </w:r>
                </w:p>
              </w:tc>
            </w:tr>
            <w:tr w:rsidR="00557457" w:rsidRPr="00811BD8" w14:paraId="1D4D3653" w14:textId="77777777">
              <w:trPr>
                <w:jc w:val="center"/>
              </w:trPr>
              <w:tc>
                <w:tcPr>
                  <w:tcW w:w="2972" w:type="dxa"/>
                </w:tcPr>
                <w:p w14:paraId="000001B3" w14:textId="77777777" w:rsidR="00557457" w:rsidRPr="00811BD8" w:rsidRDefault="00557457">
                  <w:pPr>
                    <w:rPr>
                      <w:color w:val="FF0000"/>
                      <w:lang w:val="en-US"/>
                    </w:rPr>
                  </w:pPr>
                </w:p>
              </w:tc>
              <w:tc>
                <w:tcPr>
                  <w:tcW w:w="2651" w:type="dxa"/>
                  <w:vAlign w:val="bottom"/>
                </w:tcPr>
                <w:p w14:paraId="000001B4" w14:textId="77777777" w:rsidR="00557457" w:rsidRPr="00811BD8" w:rsidRDefault="00557457">
                  <w:pPr>
                    <w:rPr>
                      <w:color w:val="FF0000"/>
                      <w:lang w:val="en-US"/>
                    </w:rPr>
                  </w:pPr>
                </w:p>
              </w:tc>
              <w:tc>
                <w:tcPr>
                  <w:tcW w:w="2871" w:type="dxa"/>
                  <w:vAlign w:val="bottom"/>
                </w:tcPr>
                <w:p w14:paraId="000001B5" w14:textId="77777777" w:rsidR="00557457" w:rsidRPr="00811BD8" w:rsidRDefault="00000000">
                  <w:pPr>
                    <w:rPr>
                      <w:color w:val="BFBFBF"/>
                      <w:lang w:val="en-US"/>
                    </w:rPr>
                  </w:pPr>
                  <w:r w:rsidRPr="00811BD8">
                    <w:rPr>
                      <w:color w:val="BFBFBF"/>
                      <w:lang w:val="en-US"/>
                    </w:rPr>
                    <w:t>NI9375_AI11_b</w:t>
                  </w:r>
                </w:p>
              </w:tc>
            </w:tr>
            <w:tr w:rsidR="00557457" w:rsidRPr="00811BD8" w14:paraId="3629BCE9" w14:textId="77777777">
              <w:trPr>
                <w:jc w:val="center"/>
              </w:trPr>
              <w:tc>
                <w:tcPr>
                  <w:tcW w:w="2972" w:type="dxa"/>
                </w:tcPr>
                <w:p w14:paraId="000001B6" w14:textId="77777777" w:rsidR="00557457" w:rsidRPr="00811BD8" w:rsidRDefault="00557457">
                  <w:pPr>
                    <w:rPr>
                      <w:color w:val="FF0000"/>
                      <w:lang w:val="en-US"/>
                    </w:rPr>
                  </w:pPr>
                </w:p>
              </w:tc>
              <w:tc>
                <w:tcPr>
                  <w:tcW w:w="2651" w:type="dxa"/>
                  <w:vAlign w:val="bottom"/>
                </w:tcPr>
                <w:p w14:paraId="000001B7" w14:textId="77777777" w:rsidR="00557457" w:rsidRPr="00811BD8" w:rsidRDefault="00557457">
                  <w:pPr>
                    <w:rPr>
                      <w:color w:val="FF0000"/>
                      <w:lang w:val="en-US"/>
                    </w:rPr>
                  </w:pPr>
                </w:p>
              </w:tc>
              <w:tc>
                <w:tcPr>
                  <w:tcW w:w="2871" w:type="dxa"/>
                  <w:vAlign w:val="bottom"/>
                </w:tcPr>
                <w:p w14:paraId="000001B8" w14:textId="77777777" w:rsidR="00557457" w:rsidRPr="00811BD8" w:rsidRDefault="00000000">
                  <w:pPr>
                    <w:rPr>
                      <w:color w:val="BFBFBF"/>
                      <w:lang w:val="en-US"/>
                    </w:rPr>
                  </w:pPr>
                  <w:r w:rsidRPr="00811BD8">
                    <w:rPr>
                      <w:color w:val="BFBFBF"/>
                      <w:lang w:val="en-US"/>
                    </w:rPr>
                    <w:t>NI9375_AI12_b</w:t>
                  </w:r>
                </w:p>
              </w:tc>
            </w:tr>
            <w:tr w:rsidR="00557457" w:rsidRPr="00811BD8" w14:paraId="7A40F74E" w14:textId="77777777">
              <w:trPr>
                <w:jc w:val="center"/>
              </w:trPr>
              <w:tc>
                <w:tcPr>
                  <w:tcW w:w="2972" w:type="dxa"/>
                </w:tcPr>
                <w:p w14:paraId="000001B9" w14:textId="77777777" w:rsidR="00557457" w:rsidRPr="00811BD8" w:rsidRDefault="00557457">
                  <w:pPr>
                    <w:rPr>
                      <w:color w:val="FF0000"/>
                      <w:lang w:val="en-US"/>
                    </w:rPr>
                  </w:pPr>
                </w:p>
              </w:tc>
              <w:tc>
                <w:tcPr>
                  <w:tcW w:w="2651" w:type="dxa"/>
                  <w:vAlign w:val="bottom"/>
                </w:tcPr>
                <w:p w14:paraId="000001BA" w14:textId="77777777" w:rsidR="00557457" w:rsidRPr="00811BD8" w:rsidRDefault="00557457">
                  <w:pPr>
                    <w:rPr>
                      <w:color w:val="FF0000"/>
                      <w:lang w:val="en-US"/>
                    </w:rPr>
                  </w:pPr>
                </w:p>
              </w:tc>
              <w:tc>
                <w:tcPr>
                  <w:tcW w:w="2871" w:type="dxa"/>
                  <w:vAlign w:val="bottom"/>
                </w:tcPr>
                <w:p w14:paraId="000001BB" w14:textId="77777777" w:rsidR="00557457" w:rsidRPr="00811BD8" w:rsidRDefault="00000000">
                  <w:pPr>
                    <w:rPr>
                      <w:color w:val="BFBFBF"/>
                      <w:lang w:val="en-US"/>
                    </w:rPr>
                  </w:pPr>
                  <w:r w:rsidRPr="00811BD8">
                    <w:rPr>
                      <w:color w:val="BFBFBF"/>
                      <w:lang w:val="en-US"/>
                    </w:rPr>
                    <w:t>NI9375_AI13_b</w:t>
                  </w:r>
                </w:p>
              </w:tc>
            </w:tr>
            <w:tr w:rsidR="00557457" w:rsidRPr="00811BD8" w14:paraId="295C622D" w14:textId="77777777">
              <w:trPr>
                <w:jc w:val="center"/>
              </w:trPr>
              <w:tc>
                <w:tcPr>
                  <w:tcW w:w="2972" w:type="dxa"/>
                </w:tcPr>
                <w:p w14:paraId="000001BC" w14:textId="77777777" w:rsidR="00557457" w:rsidRPr="00811BD8" w:rsidRDefault="00557457">
                  <w:pPr>
                    <w:rPr>
                      <w:color w:val="FF0000"/>
                      <w:lang w:val="en-US"/>
                    </w:rPr>
                  </w:pPr>
                </w:p>
              </w:tc>
              <w:tc>
                <w:tcPr>
                  <w:tcW w:w="2651" w:type="dxa"/>
                  <w:vAlign w:val="bottom"/>
                </w:tcPr>
                <w:p w14:paraId="000001BD" w14:textId="77777777" w:rsidR="00557457" w:rsidRPr="00811BD8" w:rsidRDefault="00557457">
                  <w:pPr>
                    <w:rPr>
                      <w:color w:val="FF0000"/>
                      <w:lang w:val="en-US"/>
                    </w:rPr>
                  </w:pPr>
                </w:p>
              </w:tc>
              <w:tc>
                <w:tcPr>
                  <w:tcW w:w="2871" w:type="dxa"/>
                  <w:vAlign w:val="bottom"/>
                </w:tcPr>
                <w:p w14:paraId="000001BE" w14:textId="77777777" w:rsidR="00557457" w:rsidRPr="00811BD8" w:rsidRDefault="00000000">
                  <w:pPr>
                    <w:rPr>
                      <w:color w:val="BFBFBF"/>
                      <w:lang w:val="en-US"/>
                    </w:rPr>
                  </w:pPr>
                  <w:r w:rsidRPr="00811BD8">
                    <w:rPr>
                      <w:color w:val="BFBFBF"/>
                      <w:lang w:val="en-US"/>
                    </w:rPr>
                    <w:t>NI9375_AI14_b</w:t>
                  </w:r>
                </w:p>
              </w:tc>
            </w:tr>
            <w:tr w:rsidR="00557457" w:rsidRPr="00811BD8" w14:paraId="582F0F1E" w14:textId="77777777">
              <w:trPr>
                <w:jc w:val="center"/>
              </w:trPr>
              <w:tc>
                <w:tcPr>
                  <w:tcW w:w="2972" w:type="dxa"/>
                </w:tcPr>
                <w:p w14:paraId="000001BF" w14:textId="77777777" w:rsidR="00557457" w:rsidRPr="00811BD8" w:rsidRDefault="00557457">
                  <w:pPr>
                    <w:rPr>
                      <w:color w:val="FF0000"/>
                      <w:lang w:val="en-US"/>
                    </w:rPr>
                  </w:pPr>
                </w:p>
              </w:tc>
              <w:tc>
                <w:tcPr>
                  <w:tcW w:w="2651" w:type="dxa"/>
                  <w:vAlign w:val="bottom"/>
                </w:tcPr>
                <w:p w14:paraId="000001C0" w14:textId="77777777" w:rsidR="00557457" w:rsidRPr="00811BD8" w:rsidRDefault="00557457">
                  <w:pPr>
                    <w:rPr>
                      <w:color w:val="FF0000"/>
                      <w:lang w:val="en-US"/>
                    </w:rPr>
                  </w:pPr>
                </w:p>
              </w:tc>
              <w:tc>
                <w:tcPr>
                  <w:tcW w:w="2871" w:type="dxa"/>
                  <w:vAlign w:val="bottom"/>
                </w:tcPr>
                <w:p w14:paraId="000001C1" w14:textId="77777777" w:rsidR="00557457" w:rsidRPr="00811BD8" w:rsidRDefault="00000000">
                  <w:pPr>
                    <w:rPr>
                      <w:color w:val="BFBFBF"/>
                      <w:lang w:val="en-US"/>
                    </w:rPr>
                  </w:pPr>
                  <w:r w:rsidRPr="00811BD8">
                    <w:rPr>
                      <w:color w:val="BFBFBF"/>
                      <w:lang w:val="en-US"/>
                    </w:rPr>
                    <w:t>NI9375_AI15_b</w:t>
                  </w:r>
                </w:p>
              </w:tc>
            </w:tr>
            <w:tr w:rsidR="00557457" w:rsidRPr="00811BD8" w14:paraId="2063E9A3" w14:textId="77777777">
              <w:trPr>
                <w:jc w:val="center"/>
              </w:trPr>
              <w:tc>
                <w:tcPr>
                  <w:tcW w:w="2972" w:type="dxa"/>
                </w:tcPr>
                <w:p w14:paraId="000001C2" w14:textId="77777777" w:rsidR="00557457" w:rsidRPr="00811BD8" w:rsidRDefault="00557457">
                  <w:pPr>
                    <w:rPr>
                      <w:color w:val="FF0000"/>
                      <w:lang w:val="en-US"/>
                    </w:rPr>
                  </w:pPr>
                </w:p>
              </w:tc>
              <w:tc>
                <w:tcPr>
                  <w:tcW w:w="2651" w:type="dxa"/>
                  <w:vAlign w:val="bottom"/>
                </w:tcPr>
                <w:p w14:paraId="000001C3" w14:textId="77777777" w:rsidR="00557457" w:rsidRPr="00811BD8" w:rsidRDefault="00557457">
                  <w:pPr>
                    <w:rPr>
                      <w:color w:val="FF0000"/>
                      <w:lang w:val="en-US"/>
                    </w:rPr>
                  </w:pPr>
                </w:p>
              </w:tc>
              <w:tc>
                <w:tcPr>
                  <w:tcW w:w="2871" w:type="dxa"/>
                  <w:vAlign w:val="bottom"/>
                </w:tcPr>
                <w:p w14:paraId="000001C4" w14:textId="77777777" w:rsidR="00557457" w:rsidRPr="00811BD8" w:rsidRDefault="00000000">
                  <w:pPr>
                    <w:rPr>
                      <w:color w:val="FF0000"/>
                      <w:lang w:val="en-US"/>
                    </w:rPr>
                  </w:pPr>
                  <w:r w:rsidRPr="00811BD8">
                    <w:rPr>
                      <w:color w:val="000000"/>
                      <w:lang w:val="en-US"/>
                    </w:rPr>
                    <w:t>AIC103_CO2_ConcTarget_ack</w:t>
                  </w:r>
                </w:p>
              </w:tc>
            </w:tr>
            <w:tr w:rsidR="00557457" w:rsidRPr="00811BD8" w14:paraId="3406CFBB" w14:textId="77777777">
              <w:trPr>
                <w:jc w:val="center"/>
              </w:trPr>
              <w:tc>
                <w:tcPr>
                  <w:tcW w:w="2972" w:type="dxa"/>
                </w:tcPr>
                <w:p w14:paraId="000001C5" w14:textId="77777777" w:rsidR="00557457" w:rsidRPr="00811BD8" w:rsidRDefault="00557457">
                  <w:pPr>
                    <w:rPr>
                      <w:color w:val="FF0000"/>
                      <w:lang w:val="en-US"/>
                    </w:rPr>
                  </w:pPr>
                </w:p>
              </w:tc>
              <w:tc>
                <w:tcPr>
                  <w:tcW w:w="2651" w:type="dxa"/>
                  <w:vAlign w:val="bottom"/>
                </w:tcPr>
                <w:p w14:paraId="000001C6" w14:textId="77777777" w:rsidR="00557457" w:rsidRPr="00811BD8" w:rsidRDefault="00557457">
                  <w:pPr>
                    <w:rPr>
                      <w:color w:val="FF0000"/>
                      <w:lang w:val="en-US"/>
                    </w:rPr>
                  </w:pPr>
                </w:p>
              </w:tc>
              <w:tc>
                <w:tcPr>
                  <w:tcW w:w="2871" w:type="dxa"/>
                  <w:vAlign w:val="bottom"/>
                </w:tcPr>
                <w:p w14:paraId="000001C7" w14:textId="77777777" w:rsidR="00557457" w:rsidRPr="00811BD8" w:rsidRDefault="00000000">
                  <w:pPr>
                    <w:rPr>
                      <w:color w:val="FF0000"/>
                      <w:lang w:val="en-US"/>
                    </w:rPr>
                  </w:pPr>
                  <w:r w:rsidRPr="00811BD8">
                    <w:rPr>
                      <w:color w:val="000000"/>
                      <w:lang w:val="en-US"/>
                    </w:rPr>
                    <w:t>AT103_CO2Conc</w:t>
                  </w:r>
                </w:p>
              </w:tc>
            </w:tr>
            <w:tr w:rsidR="00557457" w:rsidRPr="00811BD8" w14:paraId="045C17A6" w14:textId="77777777">
              <w:trPr>
                <w:jc w:val="center"/>
              </w:trPr>
              <w:tc>
                <w:tcPr>
                  <w:tcW w:w="2972" w:type="dxa"/>
                </w:tcPr>
                <w:p w14:paraId="000001C8" w14:textId="77777777" w:rsidR="00557457" w:rsidRPr="00811BD8" w:rsidRDefault="00557457">
                  <w:pPr>
                    <w:rPr>
                      <w:color w:val="FF0000"/>
                      <w:lang w:val="en-US"/>
                    </w:rPr>
                  </w:pPr>
                </w:p>
              </w:tc>
              <w:tc>
                <w:tcPr>
                  <w:tcW w:w="2651" w:type="dxa"/>
                  <w:vAlign w:val="bottom"/>
                </w:tcPr>
                <w:p w14:paraId="000001C9" w14:textId="77777777" w:rsidR="00557457" w:rsidRPr="00811BD8" w:rsidRDefault="00557457">
                  <w:pPr>
                    <w:rPr>
                      <w:color w:val="FF0000"/>
                      <w:lang w:val="en-US"/>
                    </w:rPr>
                  </w:pPr>
                </w:p>
              </w:tc>
              <w:tc>
                <w:tcPr>
                  <w:tcW w:w="2871" w:type="dxa"/>
                  <w:vAlign w:val="bottom"/>
                </w:tcPr>
                <w:p w14:paraId="000001CA" w14:textId="77777777" w:rsidR="00557457" w:rsidRPr="00811BD8" w:rsidRDefault="00000000">
                  <w:pPr>
                    <w:rPr>
                      <w:color w:val="FF0000"/>
                      <w:lang w:val="en-US"/>
                    </w:rPr>
                  </w:pPr>
                  <w:r w:rsidRPr="00811BD8">
                    <w:rPr>
                      <w:color w:val="000000"/>
                      <w:lang w:val="en-US"/>
                    </w:rPr>
                    <w:t>PV103_PressTarget_kPa_ack</w:t>
                  </w:r>
                </w:p>
              </w:tc>
            </w:tr>
            <w:tr w:rsidR="00557457" w:rsidRPr="00811BD8" w14:paraId="5C03DF32" w14:textId="77777777">
              <w:trPr>
                <w:jc w:val="center"/>
              </w:trPr>
              <w:tc>
                <w:tcPr>
                  <w:tcW w:w="2972" w:type="dxa"/>
                </w:tcPr>
                <w:p w14:paraId="000001CB" w14:textId="77777777" w:rsidR="00557457" w:rsidRPr="00811BD8" w:rsidRDefault="00557457">
                  <w:pPr>
                    <w:rPr>
                      <w:color w:val="FF0000"/>
                      <w:lang w:val="en-US"/>
                    </w:rPr>
                  </w:pPr>
                </w:p>
              </w:tc>
              <w:tc>
                <w:tcPr>
                  <w:tcW w:w="2651" w:type="dxa"/>
                  <w:vAlign w:val="bottom"/>
                </w:tcPr>
                <w:p w14:paraId="000001CC" w14:textId="77777777" w:rsidR="00557457" w:rsidRPr="00811BD8" w:rsidRDefault="00557457">
                  <w:pPr>
                    <w:rPr>
                      <w:color w:val="FF0000"/>
                      <w:lang w:val="en-US"/>
                    </w:rPr>
                  </w:pPr>
                </w:p>
              </w:tc>
              <w:tc>
                <w:tcPr>
                  <w:tcW w:w="2871" w:type="dxa"/>
                  <w:vAlign w:val="bottom"/>
                </w:tcPr>
                <w:p w14:paraId="000001CD" w14:textId="77777777" w:rsidR="00557457" w:rsidRPr="00811BD8" w:rsidRDefault="00000000">
                  <w:pPr>
                    <w:rPr>
                      <w:color w:val="FF0000"/>
                      <w:lang w:val="en-US"/>
                    </w:rPr>
                  </w:pPr>
                  <w:r w:rsidRPr="00811BD8">
                    <w:rPr>
                      <w:color w:val="000000"/>
                      <w:lang w:val="en-US"/>
                    </w:rPr>
                    <w:t>PT103_Pressure_kPa</w:t>
                  </w:r>
                </w:p>
              </w:tc>
            </w:tr>
            <w:tr w:rsidR="00557457" w:rsidRPr="00811BD8" w14:paraId="1B965B3B" w14:textId="77777777">
              <w:trPr>
                <w:jc w:val="center"/>
              </w:trPr>
              <w:tc>
                <w:tcPr>
                  <w:tcW w:w="2972" w:type="dxa"/>
                </w:tcPr>
                <w:p w14:paraId="000001CE" w14:textId="77777777" w:rsidR="00557457" w:rsidRPr="00811BD8" w:rsidRDefault="00557457">
                  <w:pPr>
                    <w:rPr>
                      <w:color w:val="FF0000"/>
                      <w:lang w:val="en-US"/>
                    </w:rPr>
                  </w:pPr>
                </w:p>
              </w:tc>
              <w:tc>
                <w:tcPr>
                  <w:tcW w:w="2651" w:type="dxa"/>
                  <w:vAlign w:val="bottom"/>
                </w:tcPr>
                <w:p w14:paraId="000001CF" w14:textId="77777777" w:rsidR="00557457" w:rsidRPr="00811BD8" w:rsidRDefault="00557457">
                  <w:pPr>
                    <w:rPr>
                      <w:color w:val="FF0000"/>
                      <w:lang w:val="en-US"/>
                    </w:rPr>
                  </w:pPr>
                </w:p>
              </w:tc>
              <w:tc>
                <w:tcPr>
                  <w:tcW w:w="2871" w:type="dxa"/>
                  <w:vAlign w:val="bottom"/>
                </w:tcPr>
                <w:p w14:paraId="000001D0" w14:textId="77777777" w:rsidR="00557457" w:rsidRPr="00811BD8" w:rsidRDefault="00000000">
                  <w:pPr>
                    <w:rPr>
                      <w:color w:val="FF0000"/>
                      <w:lang w:val="en-US"/>
                    </w:rPr>
                  </w:pPr>
                  <w:r w:rsidRPr="00811BD8">
                    <w:rPr>
                      <w:color w:val="000000"/>
                      <w:lang w:val="en-US"/>
                    </w:rPr>
                    <w:t>PV103_VlvPosTarget_pc_ack</w:t>
                  </w:r>
                </w:p>
              </w:tc>
            </w:tr>
            <w:tr w:rsidR="00557457" w:rsidRPr="00811BD8" w14:paraId="7236A6A5" w14:textId="77777777">
              <w:trPr>
                <w:jc w:val="center"/>
              </w:trPr>
              <w:tc>
                <w:tcPr>
                  <w:tcW w:w="2972" w:type="dxa"/>
                </w:tcPr>
                <w:p w14:paraId="000001D1" w14:textId="77777777" w:rsidR="00557457" w:rsidRPr="00811BD8" w:rsidRDefault="00557457">
                  <w:pPr>
                    <w:rPr>
                      <w:color w:val="FF0000"/>
                      <w:lang w:val="en-US"/>
                    </w:rPr>
                  </w:pPr>
                </w:p>
              </w:tc>
              <w:tc>
                <w:tcPr>
                  <w:tcW w:w="2651" w:type="dxa"/>
                  <w:vAlign w:val="bottom"/>
                </w:tcPr>
                <w:p w14:paraId="000001D2" w14:textId="77777777" w:rsidR="00557457" w:rsidRPr="00811BD8" w:rsidRDefault="00557457">
                  <w:pPr>
                    <w:rPr>
                      <w:color w:val="FF0000"/>
                      <w:lang w:val="en-US"/>
                    </w:rPr>
                  </w:pPr>
                </w:p>
              </w:tc>
              <w:tc>
                <w:tcPr>
                  <w:tcW w:w="2871" w:type="dxa"/>
                  <w:vAlign w:val="bottom"/>
                </w:tcPr>
                <w:p w14:paraId="000001D3" w14:textId="77777777" w:rsidR="00557457" w:rsidRPr="00811BD8" w:rsidRDefault="00000000">
                  <w:pPr>
                    <w:rPr>
                      <w:color w:val="FF0000"/>
                      <w:lang w:val="en-US"/>
                    </w:rPr>
                  </w:pPr>
                  <w:r w:rsidRPr="00811BD8">
                    <w:rPr>
                      <w:color w:val="000000"/>
                      <w:lang w:val="en-US"/>
                    </w:rPr>
                    <w:t>PV103_VlvPos_pc_fb</w:t>
                  </w:r>
                </w:p>
              </w:tc>
            </w:tr>
            <w:tr w:rsidR="00557457" w:rsidRPr="00811BD8" w14:paraId="35A3FB55" w14:textId="77777777">
              <w:trPr>
                <w:jc w:val="center"/>
              </w:trPr>
              <w:tc>
                <w:tcPr>
                  <w:tcW w:w="2972" w:type="dxa"/>
                </w:tcPr>
                <w:p w14:paraId="000001D4" w14:textId="77777777" w:rsidR="00557457" w:rsidRPr="00811BD8" w:rsidRDefault="00557457">
                  <w:pPr>
                    <w:rPr>
                      <w:color w:val="FF0000"/>
                      <w:lang w:val="en-US"/>
                    </w:rPr>
                  </w:pPr>
                </w:p>
              </w:tc>
              <w:tc>
                <w:tcPr>
                  <w:tcW w:w="2651" w:type="dxa"/>
                  <w:vAlign w:val="bottom"/>
                </w:tcPr>
                <w:p w14:paraId="000001D5" w14:textId="77777777" w:rsidR="00557457" w:rsidRPr="00811BD8" w:rsidRDefault="00557457">
                  <w:pPr>
                    <w:rPr>
                      <w:color w:val="FF0000"/>
                      <w:lang w:val="en-US"/>
                    </w:rPr>
                  </w:pPr>
                </w:p>
              </w:tc>
              <w:tc>
                <w:tcPr>
                  <w:tcW w:w="2871" w:type="dxa"/>
                  <w:vAlign w:val="bottom"/>
                </w:tcPr>
                <w:p w14:paraId="000001D6" w14:textId="77777777" w:rsidR="00557457" w:rsidRPr="00811BD8" w:rsidRDefault="00000000">
                  <w:pPr>
                    <w:rPr>
                      <w:color w:val="FF0000"/>
                      <w:lang w:val="en-US"/>
                    </w:rPr>
                  </w:pPr>
                  <w:r w:rsidRPr="00811BD8">
                    <w:rPr>
                      <w:color w:val="000000"/>
                      <w:lang w:val="en-US"/>
                    </w:rPr>
                    <w:t>AIC201_CO2_ConcTarget_ack</w:t>
                  </w:r>
                </w:p>
              </w:tc>
            </w:tr>
            <w:tr w:rsidR="00557457" w:rsidRPr="00811BD8" w14:paraId="6EEDBB3A" w14:textId="77777777">
              <w:trPr>
                <w:jc w:val="center"/>
              </w:trPr>
              <w:tc>
                <w:tcPr>
                  <w:tcW w:w="2972" w:type="dxa"/>
                </w:tcPr>
                <w:p w14:paraId="000001D7" w14:textId="77777777" w:rsidR="00557457" w:rsidRPr="00811BD8" w:rsidRDefault="00557457">
                  <w:pPr>
                    <w:rPr>
                      <w:color w:val="FF0000"/>
                      <w:lang w:val="en-US"/>
                    </w:rPr>
                  </w:pPr>
                </w:p>
              </w:tc>
              <w:tc>
                <w:tcPr>
                  <w:tcW w:w="2651" w:type="dxa"/>
                  <w:vAlign w:val="bottom"/>
                </w:tcPr>
                <w:p w14:paraId="000001D8" w14:textId="77777777" w:rsidR="00557457" w:rsidRPr="00811BD8" w:rsidRDefault="00557457">
                  <w:pPr>
                    <w:rPr>
                      <w:color w:val="FF0000"/>
                      <w:lang w:val="en-US"/>
                    </w:rPr>
                  </w:pPr>
                </w:p>
              </w:tc>
              <w:tc>
                <w:tcPr>
                  <w:tcW w:w="2871" w:type="dxa"/>
                  <w:vAlign w:val="bottom"/>
                </w:tcPr>
                <w:p w14:paraId="000001D9" w14:textId="77777777" w:rsidR="00557457" w:rsidRPr="00811BD8" w:rsidRDefault="00000000">
                  <w:pPr>
                    <w:rPr>
                      <w:color w:val="FF0000"/>
                      <w:lang w:val="en-US"/>
                    </w:rPr>
                  </w:pPr>
                  <w:r w:rsidRPr="00811BD8">
                    <w:rPr>
                      <w:color w:val="000000"/>
                      <w:lang w:val="en-US"/>
                    </w:rPr>
                    <w:t>AT201_CO2Conc</w:t>
                  </w:r>
                </w:p>
              </w:tc>
            </w:tr>
            <w:tr w:rsidR="00557457" w:rsidRPr="00811BD8" w14:paraId="3134879F" w14:textId="77777777">
              <w:trPr>
                <w:jc w:val="center"/>
              </w:trPr>
              <w:tc>
                <w:tcPr>
                  <w:tcW w:w="2972" w:type="dxa"/>
                </w:tcPr>
                <w:p w14:paraId="000001DA" w14:textId="77777777" w:rsidR="00557457" w:rsidRPr="00811BD8" w:rsidRDefault="00557457">
                  <w:pPr>
                    <w:rPr>
                      <w:color w:val="FF0000"/>
                      <w:lang w:val="en-US"/>
                    </w:rPr>
                  </w:pPr>
                </w:p>
              </w:tc>
              <w:tc>
                <w:tcPr>
                  <w:tcW w:w="2651" w:type="dxa"/>
                  <w:vAlign w:val="bottom"/>
                </w:tcPr>
                <w:p w14:paraId="000001DB" w14:textId="77777777" w:rsidR="00557457" w:rsidRPr="00811BD8" w:rsidRDefault="00557457">
                  <w:pPr>
                    <w:rPr>
                      <w:color w:val="FF0000"/>
                      <w:lang w:val="en-US"/>
                    </w:rPr>
                  </w:pPr>
                </w:p>
              </w:tc>
              <w:tc>
                <w:tcPr>
                  <w:tcW w:w="2871" w:type="dxa"/>
                  <w:vAlign w:val="bottom"/>
                </w:tcPr>
                <w:p w14:paraId="000001DC" w14:textId="77777777" w:rsidR="00557457" w:rsidRPr="00811BD8" w:rsidRDefault="00000000">
                  <w:pPr>
                    <w:rPr>
                      <w:color w:val="FF0000"/>
                      <w:lang w:val="en-US"/>
                    </w:rPr>
                  </w:pPr>
                  <w:r w:rsidRPr="00811BD8">
                    <w:rPr>
                      <w:color w:val="000000"/>
                      <w:lang w:val="en-US"/>
                    </w:rPr>
                    <w:t>FV301_FlowTarget_kgh_ack</w:t>
                  </w:r>
                </w:p>
              </w:tc>
            </w:tr>
            <w:tr w:rsidR="00557457" w:rsidRPr="00811BD8" w14:paraId="4743B9CD" w14:textId="77777777">
              <w:trPr>
                <w:jc w:val="center"/>
              </w:trPr>
              <w:tc>
                <w:tcPr>
                  <w:tcW w:w="2972" w:type="dxa"/>
                </w:tcPr>
                <w:p w14:paraId="000001DD" w14:textId="77777777" w:rsidR="00557457" w:rsidRPr="00811BD8" w:rsidRDefault="00557457">
                  <w:pPr>
                    <w:rPr>
                      <w:color w:val="FF0000"/>
                      <w:lang w:val="en-US"/>
                    </w:rPr>
                  </w:pPr>
                </w:p>
              </w:tc>
              <w:tc>
                <w:tcPr>
                  <w:tcW w:w="2651" w:type="dxa"/>
                  <w:vAlign w:val="bottom"/>
                </w:tcPr>
                <w:p w14:paraId="000001DE" w14:textId="77777777" w:rsidR="00557457" w:rsidRPr="00811BD8" w:rsidRDefault="00557457">
                  <w:pPr>
                    <w:rPr>
                      <w:color w:val="FF0000"/>
                      <w:lang w:val="en-US"/>
                    </w:rPr>
                  </w:pPr>
                </w:p>
              </w:tc>
              <w:tc>
                <w:tcPr>
                  <w:tcW w:w="2871" w:type="dxa"/>
                  <w:vAlign w:val="bottom"/>
                </w:tcPr>
                <w:p w14:paraId="000001DF" w14:textId="77777777" w:rsidR="00557457" w:rsidRPr="00811BD8" w:rsidRDefault="00000000">
                  <w:pPr>
                    <w:rPr>
                      <w:color w:val="FF0000"/>
                      <w:lang w:val="en-US"/>
                    </w:rPr>
                  </w:pPr>
                  <w:r w:rsidRPr="00811BD8">
                    <w:rPr>
                      <w:color w:val="000000"/>
                      <w:lang w:val="en-US"/>
                    </w:rPr>
                    <w:t>FT301_Flow_kgh</w:t>
                  </w:r>
                </w:p>
              </w:tc>
            </w:tr>
            <w:tr w:rsidR="00557457" w:rsidRPr="00811BD8" w14:paraId="0C3BBB8D" w14:textId="77777777">
              <w:trPr>
                <w:jc w:val="center"/>
              </w:trPr>
              <w:tc>
                <w:tcPr>
                  <w:tcW w:w="2972" w:type="dxa"/>
                </w:tcPr>
                <w:p w14:paraId="000001E0" w14:textId="77777777" w:rsidR="00557457" w:rsidRPr="00811BD8" w:rsidRDefault="00557457">
                  <w:pPr>
                    <w:rPr>
                      <w:color w:val="FF0000"/>
                      <w:lang w:val="en-US"/>
                    </w:rPr>
                  </w:pPr>
                </w:p>
              </w:tc>
              <w:tc>
                <w:tcPr>
                  <w:tcW w:w="2651" w:type="dxa"/>
                  <w:vAlign w:val="bottom"/>
                </w:tcPr>
                <w:p w14:paraId="000001E1" w14:textId="77777777" w:rsidR="00557457" w:rsidRPr="00811BD8" w:rsidRDefault="00557457">
                  <w:pPr>
                    <w:rPr>
                      <w:color w:val="FF0000"/>
                      <w:lang w:val="en-US"/>
                    </w:rPr>
                  </w:pPr>
                </w:p>
              </w:tc>
              <w:tc>
                <w:tcPr>
                  <w:tcW w:w="2871" w:type="dxa"/>
                  <w:vAlign w:val="bottom"/>
                </w:tcPr>
                <w:p w14:paraId="000001E2" w14:textId="77777777" w:rsidR="00557457" w:rsidRPr="00811BD8" w:rsidRDefault="00000000">
                  <w:pPr>
                    <w:rPr>
                      <w:color w:val="FF0000"/>
                      <w:lang w:val="en-US"/>
                    </w:rPr>
                  </w:pPr>
                  <w:r w:rsidRPr="00811BD8">
                    <w:rPr>
                      <w:color w:val="000000"/>
                      <w:lang w:val="en-US"/>
                    </w:rPr>
                    <w:t>FV301_VlvPosTarget_pc_ack</w:t>
                  </w:r>
                </w:p>
              </w:tc>
            </w:tr>
            <w:tr w:rsidR="00557457" w:rsidRPr="00811BD8" w14:paraId="6A96CE09" w14:textId="77777777">
              <w:trPr>
                <w:jc w:val="center"/>
              </w:trPr>
              <w:tc>
                <w:tcPr>
                  <w:tcW w:w="2972" w:type="dxa"/>
                </w:tcPr>
                <w:p w14:paraId="000001E3" w14:textId="77777777" w:rsidR="00557457" w:rsidRPr="00811BD8" w:rsidRDefault="00557457">
                  <w:pPr>
                    <w:rPr>
                      <w:color w:val="FF0000"/>
                      <w:lang w:val="en-US"/>
                    </w:rPr>
                  </w:pPr>
                </w:p>
              </w:tc>
              <w:tc>
                <w:tcPr>
                  <w:tcW w:w="2651" w:type="dxa"/>
                  <w:vAlign w:val="bottom"/>
                </w:tcPr>
                <w:p w14:paraId="000001E4" w14:textId="77777777" w:rsidR="00557457" w:rsidRPr="00811BD8" w:rsidRDefault="00557457">
                  <w:pPr>
                    <w:rPr>
                      <w:color w:val="FF0000"/>
                      <w:lang w:val="en-US"/>
                    </w:rPr>
                  </w:pPr>
                </w:p>
              </w:tc>
              <w:tc>
                <w:tcPr>
                  <w:tcW w:w="2871" w:type="dxa"/>
                  <w:vAlign w:val="bottom"/>
                </w:tcPr>
                <w:p w14:paraId="000001E5" w14:textId="77777777" w:rsidR="00557457" w:rsidRPr="00811BD8" w:rsidRDefault="00000000">
                  <w:pPr>
                    <w:rPr>
                      <w:color w:val="FF0000"/>
                      <w:lang w:val="en-US"/>
                    </w:rPr>
                  </w:pPr>
                  <w:r w:rsidRPr="00811BD8">
                    <w:rPr>
                      <w:color w:val="000000"/>
                      <w:lang w:val="en-US"/>
                    </w:rPr>
                    <w:t>FV301_VlvPos_pc_fb</w:t>
                  </w:r>
                </w:p>
              </w:tc>
            </w:tr>
            <w:tr w:rsidR="00557457" w:rsidRPr="00811BD8" w14:paraId="366B29DA" w14:textId="77777777">
              <w:trPr>
                <w:jc w:val="center"/>
              </w:trPr>
              <w:tc>
                <w:tcPr>
                  <w:tcW w:w="2972" w:type="dxa"/>
                </w:tcPr>
                <w:p w14:paraId="000001E6" w14:textId="77777777" w:rsidR="00557457" w:rsidRPr="00811BD8" w:rsidRDefault="00557457">
                  <w:pPr>
                    <w:rPr>
                      <w:color w:val="FF0000"/>
                      <w:lang w:val="en-US"/>
                    </w:rPr>
                  </w:pPr>
                </w:p>
              </w:tc>
              <w:tc>
                <w:tcPr>
                  <w:tcW w:w="2651" w:type="dxa"/>
                  <w:vAlign w:val="bottom"/>
                </w:tcPr>
                <w:p w14:paraId="000001E7" w14:textId="77777777" w:rsidR="00557457" w:rsidRPr="00811BD8" w:rsidRDefault="00557457">
                  <w:pPr>
                    <w:rPr>
                      <w:color w:val="FF0000"/>
                      <w:lang w:val="en-US"/>
                    </w:rPr>
                  </w:pPr>
                </w:p>
              </w:tc>
              <w:tc>
                <w:tcPr>
                  <w:tcW w:w="2871" w:type="dxa"/>
                  <w:vAlign w:val="bottom"/>
                </w:tcPr>
                <w:p w14:paraId="000001E8" w14:textId="77777777" w:rsidR="00557457" w:rsidRPr="00811BD8" w:rsidRDefault="00000000">
                  <w:pPr>
                    <w:rPr>
                      <w:color w:val="FF0000"/>
                      <w:lang w:val="en-US"/>
                    </w:rPr>
                  </w:pPr>
                  <w:r w:rsidRPr="00811BD8">
                    <w:rPr>
                      <w:color w:val="000000"/>
                      <w:lang w:val="en-US"/>
                    </w:rPr>
                    <w:t>PV300_PressTarget_kPa_ack</w:t>
                  </w:r>
                </w:p>
              </w:tc>
            </w:tr>
            <w:tr w:rsidR="00557457" w:rsidRPr="00811BD8" w14:paraId="48317054" w14:textId="77777777">
              <w:trPr>
                <w:jc w:val="center"/>
              </w:trPr>
              <w:tc>
                <w:tcPr>
                  <w:tcW w:w="2972" w:type="dxa"/>
                </w:tcPr>
                <w:p w14:paraId="000001E9" w14:textId="77777777" w:rsidR="00557457" w:rsidRPr="00811BD8" w:rsidRDefault="00557457">
                  <w:pPr>
                    <w:rPr>
                      <w:color w:val="FF0000"/>
                      <w:lang w:val="en-US"/>
                    </w:rPr>
                  </w:pPr>
                </w:p>
              </w:tc>
              <w:tc>
                <w:tcPr>
                  <w:tcW w:w="2651" w:type="dxa"/>
                  <w:vAlign w:val="bottom"/>
                </w:tcPr>
                <w:p w14:paraId="000001EA" w14:textId="77777777" w:rsidR="00557457" w:rsidRPr="00811BD8" w:rsidRDefault="00557457">
                  <w:pPr>
                    <w:rPr>
                      <w:color w:val="FF0000"/>
                      <w:lang w:val="en-US"/>
                    </w:rPr>
                  </w:pPr>
                </w:p>
              </w:tc>
              <w:tc>
                <w:tcPr>
                  <w:tcW w:w="2871" w:type="dxa"/>
                  <w:vAlign w:val="bottom"/>
                </w:tcPr>
                <w:p w14:paraId="000001EB" w14:textId="77777777" w:rsidR="00557457" w:rsidRPr="00811BD8" w:rsidRDefault="00000000">
                  <w:pPr>
                    <w:rPr>
                      <w:color w:val="FF0000"/>
                      <w:lang w:val="en-US"/>
                    </w:rPr>
                  </w:pPr>
                  <w:r w:rsidRPr="00811BD8">
                    <w:rPr>
                      <w:color w:val="000000"/>
                      <w:lang w:val="en-US"/>
                    </w:rPr>
                    <w:t>PT300_Pressure_kPa</w:t>
                  </w:r>
                </w:p>
              </w:tc>
            </w:tr>
            <w:tr w:rsidR="00557457" w:rsidRPr="00811BD8" w14:paraId="2BAF2214" w14:textId="77777777">
              <w:trPr>
                <w:jc w:val="center"/>
              </w:trPr>
              <w:tc>
                <w:tcPr>
                  <w:tcW w:w="2972" w:type="dxa"/>
                </w:tcPr>
                <w:p w14:paraId="000001EC" w14:textId="77777777" w:rsidR="00557457" w:rsidRPr="00811BD8" w:rsidRDefault="00557457">
                  <w:pPr>
                    <w:rPr>
                      <w:color w:val="FF0000"/>
                      <w:lang w:val="en-US"/>
                    </w:rPr>
                  </w:pPr>
                </w:p>
              </w:tc>
              <w:tc>
                <w:tcPr>
                  <w:tcW w:w="2651" w:type="dxa"/>
                  <w:vAlign w:val="bottom"/>
                </w:tcPr>
                <w:p w14:paraId="000001ED" w14:textId="77777777" w:rsidR="00557457" w:rsidRPr="00811BD8" w:rsidRDefault="00557457">
                  <w:pPr>
                    <w:rPr>
                      <w:color w:val="FF0000"/>
                      <w:lang w:val="en-US"/>
                    </w:rPr>
                  </w:pPr>
                </w:p>
              </w:tc>
              <w:tc>
                <w:tcPr>
                  <w:tcW w:w="2871" w:type="dxa"/>
                  <w:vAlign w:val="bottom"/>
                </w:tcPr>
                <w:p w14:paraId="000001EE" w14:textId="77777777" w:rsidR="00557457" w:rsidRPr="00811BD8" w:rsidRDefault="00000000">
                  <w:pPr>
                    <w:rPr>
                      <w:color w:val="FF0000"/>
                      <w:lang w:val="en-US"/>
                    </w:rPr>
                  </w:pPr>
                  <w:r w:rsidRPr="00811BD8">
                    <w:rPr>
                      <w:color w:val="000000"/>
                      <w:lang w:val="en-US"/>
                    </w:rPr>
                    <w:t>PV300_VlvPosTarget_pc_ack</w:t>
                  </w:r>
                </w:p>
              </w:tc>
            </w:tr>
            <w:tr w:rsidR="00557457" w:rsidRPr="00811BD8" w14:paraId="78BB31C1" w14:textId="77777777">
              <w:trPr>
                <w:jc w:val="center"/>
              </w:trPr>
              <w:tc>
                <w:tcPr>
                  <w:tcW w:w="2972" w:type="dxa"/>
                </w:tcPr>
                <w:p w14:paraId="000001EF" w14:textId="77777777" w:rsidR="00557457" w:rsidRPr="00811BD8" w:rsidRDefault="00557457">
                  <w:pPr>
                    <w:rPr>
                      <w:color w:val="FF0000"/>
                      <w:lang w:val="en-US"/>
                    </w:rPr>
                  </w:pPr>
                </w:p>
              </w:tc>
              <w:tc>
                <w:tcPr>
                  <w:tcW w:w="2651" w:type="dxa"/>
                  <w:vAlign w:val="bottom"/>
                </w:tcPr>
                <w:p w14:paraId="000001F0" w14:textId="77777777" w:rsidR="00557457" w:rsidRPr="00811BD8" w:rsidRDefault="00557457">
                  <w:pPr>
                    <w:rPr>
                      <w:color w:val="FF0000"/>
                      <w:lang w:val="en-US"/>
                    </w:rPr>
                  </w:pPr>
                </w:p>
              </w:tc>
              <w:tc>
                <w:tcPr>
                  <w:tcW w:w="2871" w:type="dxa"/>
                  <w:vAlign w:val="bottom"/>
                </w:tcPr>
                <w:p w14:paraId="000001F1" w14:textId="77777777" w:rsidR="00557457" w:rsidRPr="00811BD8" w:rsidRDefault="00000000">
                  <w:pPr>
                    <w:rPr>
                      <w:color w:val="FF0000"/>
                      <w:lang w:val="en-US"/>
                    </w:rPr>
                  </w:pPr>
                  <w:r w:rsidRPr="00811BD8">
                    <w:rPr>
                      <w:color w:val="000000"/>
                      <w:lang w:val="en-US"/>
                    </w:rPr>
                    <w:t>PV300_VlvPos_pc_fb</w:t>
                  </w:r>
                </w:p>
              </w:tc>
            </w:tr>
            <w:tr w:rsidR="00557457" w:rsidRPr="00811BD8" w14:paraId="4070A6CF" w14:textId="77777777">
              <w:trPr>
                <w:jc w:val="center"/>
              </w:trPr>
              <w:tc>
                <w:tcPr>
                  <w:tcW w:w="2972" w:type="dxa"/>
                </w:tcPr>
                <w:p w14:paraId="000001F2" w14:textId="77777777" w:rsidR="00557457" w:rsidRPr="00811BD8" w:rsidRDefault="00557457">
                  <w:pPr>
                    <w:rPr>
                      <w:color w:val="FF0000"/>
                      <w:lang w:val="en-US"/>
                    </w:rPr>
                  </w:pPr>
                </w:p>
              </w:tc>
              <w:tc>
                <w:tcPr>
                  <w:tcW w:w="2651" w:type="dxa"/>
                  <w:vAlign w:val="bottom"/>
                </w:tcPr>
                <w:p w14:paraId="000001F3" w14:textId="77777777" w:rsidR="00557457" w:rsidRPr="00811BD8" w:rsidRDefault="00557457">
                  <w:pPr>
                    <w:rPr>
                      <w:color w:val="FF0000"/>
                      <w:lang w:val="en-US"/>
                    </w:rPr>
                  </w:pPr>
                </w:p>
              </w:tc>
              <w:tc>
                <w:tcPr>
                  <w:tcW w:w="2871" w:type="dxa"/>
                  <w:vAlign w:val="bottom"/>
                </w:tcPr>
                <w:p w14:paraId="000001F4" w14:textId="77777777" w:rsidR="00557457" w:rsidRPr="00811BD8" w:rsidRDefault="00000000">
                  <w:pPr>
                    <w:rPr>
                      <w:color w:val="000000"/>
                      <w:lang w:val="en-US"/>
                    </w:rPr>
                  </w:pPr>
                  <w:r w:rsidRPr="00811BD8">
                    <w:rPr>
                      <w:color w:val="000000"/>
                      <w:lang w:val="en-US"/>
                    </w:rPr>
                    <w:t>C101_CompSpeed_rpm</w:t>
                  </w:r>
                </w:p>
              </w:tc>
            </w:tr>
            <w:tr w:rsidR="00557457" w:rsidRPr="00811BD8" w14:paraId="3CBC2A0B" w14:textId="77777777">
              <w:trPr>
                <w:jc w:val="center"/>
              </w:trPr>
              <w:tc>
                <w:tcPr>
                  <w:tcW w:w="2972" w:type="dxa"/>
                </w:tcPr>
                <w:p w14:paraId="000001F5" w14:textId="77777777" w:rsidR="00557457" w:rsidRPr="00811BD8" w:rsidRDefault="00557457">
                  <w:pPr>
                    <w:rPr>
                      <w:color w:val="FF0000"/>
                      <w:lang w:val="en-US"/>
                    </w:rPr>
                  </w:pPr>
                </w:p>
              </w:tc>
              <w:tc>
                <w:tcPr>
                  <w:tcW w:w="2651" w:type="dxa"/>
                  <w:vAlign w:val="bottom"/>
                </w:tcPr>
                <w:p w14:paraId="000001F6" w14:textId="77777777" w:rsidR="00557457" w:rsidRPr="00811BD8" w:rsidRDefault="00557457">
                  <w:pPr>
                    <w:rPr>
                      <w:color w:val="FF0000"/>
                      <w:lang w:val="en-US"/>
                    </w:rPr>
                  </w:pPr>
                </w:p>
              </w:tc>
              <w:tc>
                <w:tcPr>
                  <w:tcW w:w="2871" w:type="dxa"/>
                  <w:vAlign w:val="bottom"/>
                </w:tcPr>
                <w:p w14:paraId="000001F7" w14:textId="77777777" w:rsidR="00557457" w:rsidRPr="00811BD8" w:rsidRDefault="00000000">
                  <w:pPr>
                    <w:rPr>
                      <w:color w:val="000000"/>
                      <w:lang w:val="en-US"/>
                    </w:rPr>
                  </w:pPr>
                  <w:r w:rsidRPr="00811BD8">
                    <w:rPr>
                      <w:color w:val="000000"/>
                      <w:lang w:val="en-US"/>
                    </w:rPr>
                    <w:t>PT104_Pressure_kPa</w:t>
                  </w:r>
                </w:p>
              </w:tc>
            </w:tr>
            <w:tr w:rsidR="00557457" w:rsidRPr="00811BD8" w14:paraId="19A5AF7B" w14:textId="77777777">
              <w:trPr>
                <w:jc w:val="center"/>
              </w:trPr>
              <w:tc>
                <w:tcPr>
                  <w:tcW w:w="2972" w:type="dxa"/>
                </w:tcPr>
                <w:p w14:paraId="000001F8" w14:textId="77777777" w:rsidR="00557457" w:rsidRPr="00811BD8" w:rsidRDefault="00557457">
                  <w:pPr>
                    <w:rPr>
                      <w:color w:val="FF0000"/>
                      <w:lang w:val="en-US"/>
                    </w:rPr>
                  </w:pPr>
                </w:p>
              </w:tc>
              <w:tc>
                <w:tcPr>
                  <w:tcW w:w="2651" w:type="dxa"/>
                  <w:vAlign w:val="bottom"/>
                </w:tcPr>
                <w:p w14:paraId="000001F9" w14:textId="77777777" w:rsidR="00557457" w:rsidRPr="00811BD8" w:rsidRDefault="00557457">
                  <w:pPr>
                    <w:rPr>
                      <w:color w:val="FF0000"/>
                      <w:lang w:val="en-US"/>
                    </w:rPr>
                  </w:pPr>
                </w:p>
              </w:tc>
              <w:tc>
                <w:tcPr>
                  <w:tcW w:w="2871" w:type="dxa"/>
                  <w:vAlign w:val="bottom"/>
                </w:tcPr>
                <w:p w14:paraId="000001FA" w14:textId="77777777" w:rsidR="00557457" w:rsidRPr="00811BD8" w:rsidRDefault="00000000">
                  <w:pPr>
                    <w:rPr>
                      <w:color w:val="000000"/>
                      <w:lang w:val="en-US"/>
                    </w:rPr>
                  </w:pPr>
                  <w:r w:rsidRPr="00811BD8">
                    <w:rPr>
                      <w:color w:val="000000"/>
                      <w:lang w:val="en-US"/>
                    </w:rPr>
                    <w:t>PT106_Pressure_kPa</w:t>
                  </w:r>
                </w:p>
              </w:tc>
            </w:tr>
            <w:tr w:rsidR="00557457" w:rsidRPr="00811BD8" w14:paraId="0449C01A" w14:textId="77777777">
              <w:trPr>
                <w:jc w:val="center"/>
              </w:trPr>
              <w:tc>
                <w:tcPr>
                  <w:tcW w:w="2972" w:type="dxa"/>
                </w:tcPr>
                <w:p w14:paraId="000001FB" w14:textId="77777777" w:rsidR="00557457" w:rsidRPr="00811BD8" w:rsidRDefault="00557457">
                  <w:pPr>
                    <w:rPr>
                      <w:color w:val="FF0000"/>
                      <w:lang w:val="en-US"/>
                    </w:rPr>
                  </w:pPr>
                </w:p>
              </w:tc>
              <w:tc>
                <w:tcPr>
                  <w:tcW w:w="2651" w:type="dxa"/>
                  <w:vAlign w:val="bottom"/>
                </w:tcPr>
                <w:p w14:paraId="000001FC" w14:textId="77777777" w:rsidR="00557457" w:rsidRPr="00811BD8" w:rsidRDefault="00557457">
                  <w:pPr>
                    <w:rPr>
                      <w:color w:val="FF0000"/>
                      <w:lang w:val="en-US"/>
                    </w:rPr>
                  </w:pPr>
                </w:p>
              </w:tc>
              <w:tc>
                <w:tcPr>
                  <w:tcW w:w="2871" w:type="dxa"/>
                  <w:vAlign w:val="bottom"/>
                </w:tcPr>
                <w:p w14:paraId="000001FD" w14:textId="77777777" w:rsidR="00557457" w:rsidRPr="00811BD8" w:rsidRDefault="00000000">
                  <w:pPr>
                    <w:rPr>
                      <w:color w:val="000000"/>
                      <w:lang w:val="en-US"/>
                    </w:rPr>
                  </w:pPr>
                  <w:proofErr w:type="spellStart"/>
                  <w:r w:rsidRPr="00811BD8">
                    <w:rPr>
                      <w:color w:val="000000"/>
                      <w:lang w:val="en-US"/>
                    </w:rPr>
                    <w:t>PLC_Manual_Control</w:t>
                  </w:r>
                  <w:proofErr w:type="spellEnd"/>
                </w:p>
              </w:tc>
            </w:tr>
            <w:tr w:rsidR="00557457" w:rsidRPr="00811BD8" w14:paraId="1C5B64B0" w14:textId="77777777">
              <w:trPr>
                <w:jc w:val="center"/>
              </w:trPr>
              <w:tc>
                <w:tcPr>
                  <w:tcW w:w="2972" w:type="dxa"/>
                </w:tcPr>
                <w:p w14:paraId="000001FE" w14:textId="77777777" w:rsidR="00557457" w:rsidRPr="00811BD8" w:rsidRDefault="00557457">
                  <w:pPr>
                    <w:rPr>
                      <w:color w:val="FF0000"/>
                      <w:lang w:val="en-US"/>
                    </w:rPr>
                  </w:pPr>
                </w:p>
              </w:tc>
              <w:tc>
                <w:tcPr>
                  <w:tcW w:w="2651" w:type="dxa"/>
                  <w:vAlign w:val="bottom"/>
                </w:tcPr>
                <w:p w14:paraId="000001FF" w14:textId="77777777" w:rsidR="00557457" w:rsidRPr="00811BD8" w:rsidRDefault="00557457">
                  <w:pPr>
                    <w:rPr>
                      <w:color w:val="FF0000"/>
                      <w:lang w:val="en-US"/>
                    </w:rPr>
                  </w:pPr>
                </w:p>
              </w:tc>
              <w:tc>
                <w:tcPr>
                  <w:tcW w:w="2871" w:type="dxa"/>
                  <w:vAlign w:val="bottom"/>
                </w:tcPr>
                <w:p w14:paraId="00000200" w14:textId="77777777" w:rsidR="00557457" w:rsidRPr="00811BD8" w:rsidRDefault="00000000">
                  <w:pPr>
                    <w:rPr>
                      <w:color w:val="000000"/>
                      <w:lang w:val="en-US"/>
                    </w:rPr>
                  </w:pPr>
                  <w:proofErr w:type="spellStart"/>
                  <w:r w:rsidRPr="00811BD8">
                    <w:rPr>
                      <w:color w:val="000000"/>
                      <w:lang w:val="en-US"/>
                    </w:rPr>
                    <w:t>MTR_State</w:t>
                  </w:r>
                  <w:proofErr w:type="spellEnd"/>
                </w:p>
              </w:tc>
            </w:tr>
            <w:tr w:rsidR="00557457" w:rsidRPr="00811BD8" w14:paraId="79327319" w14:textId="77777777">
              <w:trPr>
                <w:jc w:val="center"/>
              </w:trPr>
              <w:tc>
                <w:tcPr>
                  <w:tcW w:w="2972" w:type="dxa"/>
                </w:tcPr>
                <w:p w14:paraId="00000201" w14:textId="77777777" w:rsidR="00557457" w:rsidRPr="00811BD8" w:rsidRDefault="00557457">
                  <w:pPr>
                    <w:rPr>
                      <w:color w:val="FF0000"/>
                      <w:lang w:val="en-US"/>
                    </w:rPr>
                  </w:pPr>
                </w:p>
              </w:tc>
              <w:tc>
                <w:tcPr>
                  <w:tcW w:w="2651" w:type="dxa"/>
                  <w:vAlign w:val="bottom"/>
                </w:tcPr>
                <w:p w14:paraId="00000202" w14:textId="77777777" w:rsidR="00557457" w:rsidRPr="00811BD8" w:rsidRDefault="00557457">
                  <w:pPr>
                    <w:rPr>
                      <w:color w:val="FF0000"/>
                      <w:lang w:val="en-US"/>
                    </w:rPr>
                  </w:pPr>
                </w:p>
              </w:tc>
              <w:tc>
                <w:tcPr>
                  <w:tcW w:w="2871" w:type="dxa"/>
                  <w:vAlign w:val="bottom"/>
                </w:tcPr>
                <w:p w14:paraId="00000203" w14:textId="77777777" w:rsidR="00557457" w:rsidRPr="00811BD8" w:rsidRDefault="00000000">
                  <w:pPr>
                    <w:rPr>
                      <w:color w:val="000000"/>
                      <w:lang w:val="en-US"/>
                    </w:rPr>
                  </w:pPr>
                  <w:proofErr w:type="spellStart"/>
                  <w:r w:rsidRPr="00811BD8">
                    <w:rPr>
                      <w:color w:val="000000"/>
                      <w:lang w:val="en-US"/>
                    </w:rPr>
                    <w:t>MTR_HeartBeat</w:t>
                  </w:r>
                  <w:proofErr w:type="spellEnd"/>
                </w:p>
              </w:tc>
            </w:tr>
            <w:tr w:rsidR="00557457" w:rsidRPr="00811BD8" w14:paraId="1F768B02" w14:textId="77777777">
              <w:trPr>
                <w:jc w:val="center"/>
              </w:trPr>
              <w:tc>
                <w:tcPr>
                  <w:tcW w:w="2972" w:type="dxa"/>
                </w:tcPr>
                <w:p w14:paraId="00000204" w14:textId="77777777" w:rsidR="00557457" w:rsidRPr="00811BD8" w:rsidRDefault="00557457">
                  <w:pPr>
                    <w:rPr>
                      <w:color w:val="FF0000"/>
                      <w:lang w:val="en-US"/>
                    </w:rPr>
                  </w:pPr>
                </w:p>
              </w:tc>
              <w:tc>
                <w:tcPr>
                  <w:tcW w:w="2651" w:type="dxa"/>
                  <w:vAlign w:val="bottom"/>
                </w:tcPr>
                <w:p w14:paraId="00000205" w14:textId="77777777" w:rsidR="00557457" w:rsidRPr="00811BD8" w:rsidRDefault="00557457">
                  <w:pPr>
                    <w:rPr>
                      <w:color w:val="FF0000"/>
                      <w:lang w:val="en-US"/>
                    </w:rPr>
                  </w:pPr>
                </w:p>
              </w:tc>
              <w:tc>
                <w:tcPr>
                  <w:tcW w:w="2871" w:type="dxa"/>
                  <w:vAlign w:val="bottom"/>
                </w:tcPr>
                <w:p w14:paraId="00000206" w14:textId="77777777" w:rsidR="00557457" w:rsidRPr="00811BD8" w:rsidRDefault="00000000">
                  <w:pPr>
                    <w:rPr>
                      <w:color w:val="000000"/>
                      <w:lang w:val="en-US"/>
                    </w:rPr>
                  </w:pPr>
                  <w:r w:rsidRPr="00811BD8">
                    <w:rPr>
                      <w:color w:val="000000"/>
                      <w:lang w:val="en-US"/>
                    </w:rPr>
                    <w:t>PV103_Ctrl_Mode_act</w:t>
                  </w:r>
                </w:p>
              </w:tc>
            </w:tr>
            <w:tr w:rsidR="00557457" w:rsidRPr="00811BD8" w14:paraId="21BF8832" w14:textId="77777777">
              <w:trPr>
                <w:jc w:val="center"/>
              </w:trPr>
              <w:tc>
                <w:tcPr>
                  <w:tcW w:w="2972" w:type="dxa"/>
                </w:tcPr>
                <w:p w14:paraId="00000207" w14:textId="77777777" w:rsidR="00557457" w:rsidRPr="00811BD8" w:rsidRDefault="00557457">
                  <w:pPr>
                    <w:rPr>
                      <w:color w:val="FF0000"/>
                      <w:lang w:val="en-US"/>
                    </w:rPr>
                  </w:pPr>
                </w:p>
              </w:tc>
              <w:tc>
                <w:tcPr>
                  <w:tcW w:w="2651" w:type="dxa"/>
                  <w:vAlign w:val="bottom"/>
                </w:tcPr>
                <w:p w14:paraId="00000208" w14:textId="77777777" w:rsidR="00557457" w:rsidRPr="00811BD8" w:rsidRDefault="00557457">
                  <w:pPr>
                    <w:rPr>
                      <w:color w:val="FF0000"/>
                      <w:lang w:val="en-US"/>
                    </w:rPr>
                  </w:pPr>
                </w:p>
              </w:tc>
              <w:tc>
                <w:tcPr>
                  <w:tcW w:w="2871" w:type="dxa"/>
                  <w:vAlign w:val="bottom"/>
                </w:tcPr>
                <w:p w14:paraId="00000209" w14:textId="77777777" w:rsidR="00557457" w:rsidRPr="00811BD8" w:rsidRDefault="00000000">
                  <w:pPr>
                    <w:rPr>
                      <w:color w:val="000000"/>
                      <w:lang w:val="en-US"/>
                    </w:rPr>
                  </w:pPr>
                  <w:r w:rsidRPr="00811BD8">
                    <w:rPr>
                      <w:color w:val="000000"/>
                      <w:lang w:val="en-US"/>
                    </w:rPr>
                    <w:t>FV301_Ctrl_Mode_act</w:t>
                  </w:r>
                </w:p>
              </w:tc>
            </w:tr>
            <w:tr w:rsidR="00557457" w:rsidRPr="00811BD8" w14:paraId="4BD8B00B" w14:textId="77777777">
              <w:trPr>
                <w:jc w:val="center"/>
              </w:trPr>
              <w:tc>
                <w:tcPr>
                  <w:tcW w:w="2972" w:type="dxa"/>
                </w:tcPr>
                <w:p w14:paraId="0000020A" w14:textId="77777777" w:rsidR="00557457" w:rsidRPr="00811BD8" w:rsidRDefault="00557457">
                  <w:pPr>
                    <w:rPr>
                      <w:color w:val="FF0000"/>
                      <w:lang w:val="en-US"/>
                    </w:rPr>
                  </w:pPr>
                </w:p>
              </w:tc>
              <w:tc>
                <w:tcPr>
                  <w:tcW w:w="2651" w:type="dxa"/>
                  <w:vAlign w:val="bottom"/>
                </w:tcPr>
                <w:p w14:paraId="0000020B" w14:textId="77777777" w:rsidR="00557457" w:rsidRPr="00811BD8" w:rsidRDefault="00557457">
                  <w:pPr>
                    <w:rPr>
                      <w:color w:val="FF0000"/>
                      <w:lang w:val="en-US"/>
                    </w:rPr>
                  </w:pPr>
                </w:p>
              </w:tc>
              <w:tc>
                <w:tcPr>
                  <w:tcW w:w="2871" w:type="dxa"/>
                  <w:vAlign w:val="bottom"/>
                </w:tcPr>
                <w:p w14:paraId="0000020C" w14:textId="77777777" w:rsidR="00557457" w:rsidRPr="00811BD8" w:rsidRDefault="00000000">
                  <w:pPr>
                    <w:rPr>
                      <w:color w:val="000000"/>
                      <w:lang w:val="en-US"/>
                    </w:rPr>
                  </w:pPr>
                  <w:r w:rsidRPr="00811BD8">
                    <w:rPr>
                      <w:color w:val="000000"/>
                      <w:lang w:val="en-US"/>
                    </w:rPr>
                    <w:t>PV300_Ctrl_Mode_act</w:t>
                  </w:r>
                </w:p>
              </w:tc>
            </w:tr>
            <w:tr w:rsidR="00557457" w:rsidRPr="00811BD8" w14:paraId="52E67395" w14:textId="77777777">
              <w:trPr>
                <w:jc w:val="center"/>
              </w:trPr>
              <w:tc>
                <w:tcPr>
                  <w:tcW w:w="2972" w:type="dxa"/>
                </w:tcPr>
                <w:p w14:paraId="0000020D" w14:textId="77777777" w:rsidR="00557457" w:rsidRPr="00811BD8" w:rsidRDefault="00557457">
                  <w:pPr>
                    <w:rPr>
                      <w:color w:val="FF0000"/>
                      <w:lang w:val="en-US"/>
                    </w:rPr>
                  </w:pPr>
                </w:p>
              </w:tc>
              <w:tc>
                <w:tcPr>
                  <w:tcW w:w="2651" w:type="dxa"/>
                  <w:vAlign w:val="bottom"/>
                </w:tcPr>
                <w:p w14:paraId="0000020E" w14:textId="77777777" w:rsidR="00557457" w:rsidRPr="00811BD8" w:rsidRDefault="00557457">
                  <w:pPr>
                    <w:rPr>
                      <w:color w:val="FF0000"/>
                      <w:lang w:val="en-US"/>
                    </w:rPr>
                  </w:pPr>
                </w:p>
              </w:tc>
              <w:tc>
                <w:tcPr>
                  <w:tcW w:w="2871" w:type="dxa"/>
                  <w:vAlign w:val="bottom"/>
                </w:tcPr>
                <w:p w14:paraId="0000020F" w14:textId="77777777" w:rsidR="00557457" w:rsidRPr="00811BD8" w:rsidRDefault="00000000">
                  <w:pPr>
                    <w:rPr>
                      <w:color w:val="000000"/>
                      <w:lang w:val="en-US"/>
                    </w:rPr>
                  </w:pPr>
                  <w:proofErr w:type="spellStart"/>
                  <w:r w:rsidRPr="00811BD8">
                    <w:rPr>
                      <w:color w:val="000000"/>
                      <w:lang w:val="en-US"/>
                    </w:rPr>
                    <w:t>MTR_Diagnostic_Status</w:t>
                  </w:r>
                  <w:proofErr w:type="spellEnd"/>
                </w:p>
              </w:tc>
            </w:tr>
          </w:tbl>
          <w:p w14:paraId="00000210" w14:textId="77777777" w:rsidR="00557457" w:rsidRPr="00811BD8" w:rsidRDefault="00557457">
            <w:pPr>
              <w:pBdr>
                <w:top w:val="nil"/>
                <w:left w:val="nil"/>
                <w:bottom w:val="nil"/>
                <w:right w:val="nil"/>
                <w:between w:val="nil"/>
              </w:pBdr>
              <w:spacing w:after="0"/>
              <w:ind w:left="720"/>
              <w:rPr>
                <w:color w:val="000000"/>
                <w:lang w:val="en-US"/>
              </w:rPr>
            </w:pPr>
          </w:p>
          <w:p w14:paraId="00000211" w14:textId="77777777" w:rsidR="00557457" w:rsidRPr="00811BD8" w:rsidRDefault="00557457">
            <w:pPr>
              <w:pBdr>
                <w:top w:val="nil"/>
                <w:left w:val="nil"/>
                <w:bottom w:val="nil"/>
                <w:right w:val="nil"/>
                <w:between w:val="nil"/>
              </w:pBdr>
              <w:ind w:left="720"/>
              <w:rPr>
                <w:color w:val="000000"/>
                <w:lang w:val="en-US"/>
              </w:rPr>
            </w:pPr>
          </w:p>
          <w:p w14:paraId="00000212" w14:textId="77777777" w:rsidR="00557457" w:rsidRPr="00811BD8" w:rsidRDefault="00000000">
            <w:pPr>
              <w:ind w:firstLine="360"/>
              <w:rPr>
                <w:b/>
                <w:lang w:val="en-US"/>
              </w:rPr>
            </w:pPr>
            <w:r w:rsidRPr="00811BD8">
              <w:rPr>
                <w:b/>
                <w:lang w:val="en-US"/>
              </w:rPr>
              <w:t>A.3. Test averaged file:</w:t>
            </w:r>
          </w:p>
          <w:p w14:paraId="00000213"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Format: ASCII (.txt). 1 file for testing campaign/day. Each recording generates 4 rows in the file.</w:t>
            </w:r>
          </w:p>
          <w:p w14:paraId="00000214"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Triggered by the test operator or by errors.</w:t>
            </w:r>
          </w:p>
          <w:p w14:paraId="00000215"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 xml:space="preserve">AVG, STD, MIN, MAX of the cycle values for the test. </w:t>
            </w:r>
          </w:p>
          <w:p w14:paraId="00000216"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The results are added as 4 rows of a growing ASCII files. The following fields are created:</w:t>
            </w:r>
          </w:p>
          <w:p w14:paraId="00000217" w14:textId="77777777" w:rsidR="00557457" w:rsidRPr="00811BD8" w:rsidRDefault="00000000">
            <w:pPr>
              <w:numPr>
                <w:ilvl w:val="1"/>
                <w:numId w:val="3"/>
              </w:numPr>
              <w:pBdr>
                <w:top w:val="nil"/>
                <w:left w:val="nil"/>
                <w:bottom w:val="nil"/>
                <w:right w:val="nil"/>
                <w:between w:val="nil"/>
              </w:pBdr>
              <w:spacing w:after="0"/>
              <w:rPr>
                <w:color w:val="000000"/>
                <w:lang w:val="en-US"/>
              </w:rPr>
            </w:pPr>
            <w:r w:rsidRPr="00811BD8">
              <w:rPr>
                <w:color w:val="000000"/>
                <w:lang w:val="en-US"/>
              </w:rPr>
              <w:t>First columns of the file are:</w:t>
            </w:r>
          </w:p>
          <w:p w14:paraId="00000218" w14:textId="77777777" w:rsidR="00557457" w:rsidRPr="00811BD8" w:rsidRDefault="00000000">
            <w:pPr>
              <w:pBdr>
                <w:top w:val="nil"/>
                <w:left w:val="nil"/>
                <w:bottom w:val="nil"/>
                <w:right w:val="nil"/>
                <w:between w:val="nil"/>
              </w:pBdr>
              <w:spacing w:after="0"/>
              <w:ind w:left="1985" w:hanging="1"/>
              <w:rPr>
                <w:color w:val="000000"/>
                <w:lang w:val="en-US"/>
              </w:rPr>
            </w:pPr>
            <w:r w:rsidRPr="00811BD8">
              <w:rPr>
                <w:i/>
                <w:color w:val="000000"/>
                <w:lang w:val="en-US"/>
              </w:rPr>
              <w:t>ID</w:t>
            </w:r>
            <w:r w:rsidRPr="00811BD8">
              <w:rPr>
                <w:color w:val="000000"/>
                <w:lang w:val="en-US"/>
              </w:rPr>
              <w:t xml:space="preserve">: corresponds to the ID in CAS and </w:t>
            </w:r>
            <w:proofErr w:type="spellStart"/>
            <w:r w:rsidRPr="00811BD8">
              <w:rPr>
                <w:color w:val="000000"/>
                <w:lang w:val="en-US"/>
              </w:rPr>
              <w:t>CycleAVG</w:t>
            </w:r>
            <w:proofErr w:type="spellEnd"/>
            <w:r w:rsidRPr="00811BD8">
              <w:rPr>
                <w:color w:val="000000"/>
                <w:lang w:val="en-US"/>
              </w:rPr>
              <w:t xml:space="preserve"> files</w:t>
            </w:r>
          </w:p>
          <w:p w14:paraId="00000219" w14:textId="77777777" w:rsidR="00557457" w:rsidRPr="00811BD8" w:rsidRDefault="00000000">
            <w:pPr>
              <w:pBdr>
                <w:top w:val="nil"/>
                <w:left w:val="nil"/>
                <w:bottom w:val="nil"/>
                <w:right w:val="nil"/>
                <w:between w:val="nil"/>
              </w:pBdr>
              <w:spacing w:after="0"/>
              <w:ind w:left="1985" w:hanging="1"/>
              <w:rPr>
                <w:color w:val="000000"/>
                <w:lang w:val="en-US"/>
              </w:rPr>
            </w:pPr>
            <w:r w:rsidRPr="00811BD8">
              <w:rPr>
                <w:i/>
                <w:color w:val="000000"/>
                <w:lang w:val="en-US"/>
              </w:rPr>
              <w:t>Warning</w:t>
            </w:r>
            <w:r w:rsidRPr="00811BD8">
              <w:rPr>
                <w:color w:val="000000"/>
                <w:lang w:val="en-US"/>
              </w:rPr>
              <w:t>: 0 if the measurement is requested by the test operator. Error code if it is a file triggered by a system error.</w:t>
            </w:r>
          </w:p>
          <w:p w14:paraId="0000021A" w14:textId="77777777" w:rsidR="00557457" w:rsidRPr="00811BD8" w:rsidRDefault="00000000">
            <w:pPr>
              <w:pBdr>
                <w:top w:val="nil"/>
                <w:left w:val="nil"/>
                <w:bottom w:val="nil"/>
                <w:right w:val="nil"/>
                <w:between w:val="nil"/>
              </w:pBdr>
              <w:spacing w:after="0"/>
              <w:ind w:left="1985" w:hanging="1"/>
              <w:rPr>
                <w:color w:val="000000"/>
                <w:lang w:val="en-US"/>
              </w:rPr>
            </w:pPr>
            <w:r w:rsidRPr="00811BD8">
              <w:rPr>
                <w:i/>
                <w:color w:val="000000"/>
                <w:lang w:val="en-US"/>
              </w:rPr>
              <w:t>Method</w:t>
            </w:r>
            <w:r w:rsidRPr="00811BD8">
              <w:rPr>
                <w:color w:val="000000"/>
                <w:lang w:val="en-US"/>
              </w:rPr>
              <w:t>: AVG, STD. MIN or MAX (note: a data filter in Excel serves for filtering the rows accordingly).</w:t>
            </w:r>
          </w:p>
          <w:p w14:paraId="0000021B" w14:textId="77777777" w:rsidR="00557457" w:rsidRPr="00811BD8" w:rsidRDefault="00000000">
            <w:pPr>
              <w:numPr>
                <w:ilvl w:val="1"/>
                <w:numId w:val="3"/>
              </w:numPr>
              <w:pBdr>
                <w:top w:val="nil"/>
                <w:left w:val="nil"/>
                <w:bottom w:val="nil"/>
                <w:right w:val="nil"/>
                <w:between w:val="nil"/>
              </w:pBdr>
              <w:spacing w:after="0"/>
              <w:rPr>
                <w:color w:val="000000"/>
                <w:lang w:val="en-US"/>
              </w:rPr>
            </w:pPr>
            <w:r w:rsidRPr="00811BD8">
              <w:rPr>
                <w:color w:val="000000"/>
                <w:lang w:val="en-US"/>
              </w:rPr>
              <w:t xml:space="preserve">Next, the columns equivalent to those of the </w:t>
            </w:r>
            <w:proofErr w:type="spellStart"/>
            <w:r w:rsidRPr="00811BD8">
              <w:rPr>
                <w:color w:val="000000"/>
                <w:lang w:val="en-US"/>
              </w:rPr>
              <w:t>CycleAVG</w:t>
            </w:r>
            <w:proofErr w:type="spellEnd"/>
            <w:r w:rsidRPr="00811BD8">
              <w:rPr>
                <w:color w:val="000000"/>
                <w:lang w:val="en-US"/>
              </w:rPr>
              <w:t xml:space="preserve"> file are added (same naming convention).</w:t>
            </w:r>
          </w:p>
          <w:p w14:paraId="0000021C" w14:textId="77777777" w:rsidR="00557457" w:rsidRPr="00811BD8" w:rsidRDefault="00000000">
            <w:pPr>
              <w:numPr>
                <w:ilvl w:val="1"/>
                <w:numId w:val="3"/>
              </w:numPr>
              <w:pBdr>
                <w:top w:val="nil"/>
                <w:left w:val="nil"/>
                <w:bottom w:val="nil"/>
                <w:right w:val="nil"/>
                <w:between w:val="nil"/>
              </w:pBdr>
              <w:spacing w:after="0"/>
              <w:rPr>
                <w:color w:val="000000"/>
                <w:lang w:val="en-US"/>
              </w:rPr>
            </w:pPr>
            <w:r w:rsidRPr="00811BD8">
              <w:rPr>
                <w:color w:val="000000"/>
                <w:lang w:val="en-US"/>
              </w:rPr>
              <w:t>Finally, three additional columns are added:</w:t>
            </w:r>
          </w:p>
          <w:p w14:paraId="0000021D" w14:textId="77777777" w:rsidR="00557457" w:rsidRPr="00811BD8" w:rsidRDefault="00000000">
            <w:pPr>
              <w:pBdr>
                <w:top w:val="nil"/>
                <w:left w:val="nil"/>
                <w:bottom w:val="nil"/>
                <w:right w:val="nil"/>
                <w:between w:val="nil"/>
              </w:pBdr>
              <w:spacing w:after="0"/>
              <w:ind w:left="1985" w:hanging="1"/>
              <w:rPr>
                <w:color w:val="000000"/>
                <w:lang w:val="en-US"/>
              </w:rPr>
            </w:pPr>
            <w:r w:rsidRPr="00811BD8">
              <w:rPr>
                <w:i/>
                <w:color w:val="000000"/>
                <w:lang w:val="en-US"/>
              </w:rPr>
              <w:t>CAS file</w:t>
            </w:r>
            <w:r w:rsidRPr="00811BD8">
              <w:rPr>
                <w:color w:val="000000"/>
                <w:lang w:val="en-US"/>
              </w:rPr>
              <w:t>: name of related CAS file.</w:t>
            </w:r>
          </w:p>
          <w:p w14:paraId="0000021E" w14:textId="77777777" w:rsidR="00557457" w:rsidRPr="00811BD8" w:rsidRDefault="00000000">
            <w:pPr>
              <w:pBdr>
                <w:top w:val="nil"/>
                <w:left w:val="nil"/>
                <w:bottom w:val="nil"/>
                <w:right w:val="nil"/>
                <w:between w:val="nil"/>
              </w:pBdr>
              <w:spacing w:after="0"/>
              <w:ind w:left="1985" w:hanging="1"/>
              <w:rPr>
                <w:color w:val="000000"/>
                <w:lang w:val="en-US"/>
              </w:rPr>
            </w:pPr>
            <w:proofErr w:type="spellStart"/>
            <w:r w:rsidRPr="00811BD8">
              <w:rPr>
                <w:i/>
                <w:color w:val="000000"/>
                <w:lang w:val="en-US"/>
              </w:rPr>
              <w:t>CycleAVG</w:t>
            </w:r>
            <w:proofErr w:type="spellEnd"/>
            <w:r w:rsidRPr="00811BD8">
              <w:rPr>
                <w:i/>
                <w:color w:val="000000"/>
                <w:lang w:val="en-US"/>
              </w:rPr>
              <w:t xml:space="preserve"> file</w:t>
            </w:r>
            <w:r w:rsidRPr="00811BD8">
              <w:rPr>
                <w:color w:val="000000"/>
                <w:lang w:val="en-US"/>
              </w:rPr>
              <w:t xml:space="preserve">: name of related </w:t>
            </w:r>
            <w:proofErr w:type="spellStart"/>
            <w:r w:rsidRPr="00811BD8">
              <w:rPr>
                <w:color w:val="000000"/>
                <w:lang w:val="en-US"/>
              </w:rPr>
              <w:t>CycleAVG</w:t>
            </w:r>
            <w:proofErr w:type="spellEnd"/>
            <w:r w:rsidRPr="00811BD8">
              <w:rPr>
                <w:i/>
                <w:color w:val="000000"/>
                <w:lang w:val="en-US"/>
              </w:rPr>
              <w:t xml:space="preserve"> </w:t>
            </w:r>
            <w:r w:rsidRPr="00811BD8">
              <w:rPr>
                <w:color w:val="000000"/>
                <w:lang w:val="en-US"/>
              </w:rPr>
              <w:t>file.</w:t>
            </w:r>
          </w:p>
          <w:p w14:paraId="0000021F" w14:textId="77777777" w:rsidR="00557457" w:rsidRPr="00811BD8" w:rsidRDefault="00000000">
            <w:pPr>
              <w:pBdr>
                <w:top w:val="nil"/>
                <w:left w:val="nil"/>
                <w:bottom w:val="nil"/>
                <w:right w:val="nil"/>
                <w:between w:val="nil"/>
              </w:pBdr>
              <w:spacing w:after="0"/>
              <w:ind w:left="1985" w:hanging="1"/>
              <w:rPr>
                <w:color w:val="000000"/>
                <w:lang w:val="en-US"/>
              </w:rPr>
            </w:pPr>
            <w:r w:rsidRPr="00811BD8">
              <w:rPr>
                <w:i/>
                <w:color w:val="000000"/>
                <w:lang w:val="en-US"/>
              </w:rPr>
              <w:t>TEST NOTES</w:t>
            </w:r>
            <w:r w:rsidRPr="00811BD8">
              <w:rPr>
                <w:color w:val="000000"/>
                <w:lang w:val="en-US"/>
              </w:rPr>
              <w:t>: test notes added from the HMI by the operator.</w:t>
            </w:r>
          </w:p>
          <w:p w14:paraId="00000220"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File naming: APC_CRIO9049_DATE_TESTCODE.txt</w:t>
            </w:r>
          </w:p>
          <w:p w14:paraId="00000221" w14:textId="77777777" w:rsidR="00557457" w:rsidRPr="00811BD8" w:rsidRDefault="00000000">
            <w:pPr>
              <w:pBdr>
                <w:top w:val="nil"/>
                <w:left w:val="nil"/>
                <w:bottom w:val="nil"/>
                <w:right w:val="nil"/>
                <w:between w:val="nil"/>
              </w:pBdr>
              <w:spacing w:after="0"/>
              <w:ind w:left="720"/>
              <w:rPr>
                <w:color w:val="000000"/>
                <w:lang w:val="en-US"/>
              </w:rPr>
            </w:pPr>
            <w:r w:rsidRPr="00811BD8">
              <w:rPr>
                <w:color w:val="000000"/>
                <w:lang w:val="en-US"/>
              </w:rPr>
              <w:t>(e.g.</w:t>
            </w:r>
            <w:r w:rsidRPr="00811BD8">
              <w:rPr>
                <w:color w:val="000000"/>
                <w:lang w:val="en-US"/>
              </w:rPr>
              <w:tab/>
              <w:t xml:space="preserve">         APC_CRIO9049_231010_CO2swept.txt)</w:t>
            </w:r>
          </w:p>
          <w:p w14:paraId="00000222" w14:textId="77777777" w:rsidR="00557457" w:rsidRPr="00811BD8" w:rsidRDefault="00000000">
            <w:pPr>
              <w:pBdr>
                <w:top w:val="nil"/>
                <w:left w:val="nil"/>
                <w:bottom w:val="nil"/>
                <w:right w:val="nil"/>
                <w:between w:val="nil"/>
              </w:pBdr>
              <w:spacing w:after="0"/>
              <w:ind w:left="720"/>
              <w:rPr>
                <w:color w:val="000000"/>
                <w:lang w:val="en-US"/>
              </w:rPr>
            </w:pPr>
            <w:r w:rsidRPr="00811BD8">
              <w:rPr>
                <w:color w:val="000000"/>
                <w:lang w:val="en-US"/>
              </w:rPr>
              <w:t>A new file is created if the test code is changed (e.g. different test campaign).</w:t>
            </w:r>
          </w:p>
          <w:p w14:paraId="00000223" w14:textId="77777777" w:rsidR="00557457" w:rsidRPr="00811BD8" w:rsidRDefault="00000000">
            <w:pPr>
              <w:numPr>
                <w:ilvl w:val="0"/>
                <w:numId w:val="3"/>
              </w:numPr>
              <w:pBdr>
                <w:top w:val="nil"/>
                <w:left w:val="nil"/>
                <w:bottom w:val="nil"/>
                <w:right w:val="nil"/>
                <w:between w:val="nil"/>
              </w:pBdr>
              <w:rPr>
                <w:color w:val="000000"/>
                <w:lang w:val="en-US"/>
              </w:rPr>
            </w:pPr>
            <w:r w:rsidRPr="00811BD8">
              <w:rPr>
                <w:color w:val="000000"/>
                <w:lang w:val="en-US"/>
              </w:rPr>
              <w:t xml:space="preserve">Included signals: </w:t>
            </w:r>
          </w:p>
          <w:tbl>
            <w:tblPr>
              <w:tblStyle w:val="a2"/>
              <w:tblW w:w="63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584"/>
              <w:gridCol w:w="2107"/>
            </w:tblGrid>
            <w:tr w:rsidR="00557457" w:rsidRPr="00811BD8" w14:paraId="6DECEFF2" w14:textId="77777777">
              <w:trPr>
                <w:jc w:val="center"/>
              </w:trPr>
              <w:tc>
                <w:tcPr>
                  <w:tcW w:w="1696" w:type="dxa"/>
                </w:tcPr>
                <w:p w14:paraId="00000224" w14:textId="77777777" w:rsidR="00557457" w:rsidRPr="00811BD8" w:rsidRDefault="00000000">
                  <w:pPr>
                    <w:rPr>
                      <w:lang w:val="en-US"/>
                    </w:rPr>
                  </w:pPr>
                  <w:r w:rsidRPr="00811BD8">
                    <w:rPr>
                      <w:b/>
                      <w:sz w:val="18"/>
                      <w:szCs w:val="18"/>
                      <w:lang w:val="en-US"/>
                    </w:rPr>
                    <w:t>Identification</w:t>
                  </w:r>
                </w:p>
              </w:tc>
              <w:tc>
                <w:tcPr>
                  <w:tcW w:w="2584" w:type="dxa"/>
                </w:tcPr>
                <w:p w14:paraId="00000225" w14:textId="77777777" w:rsidR="00557457" w:rsidRPr="00811BD8" w:rsidRDefault="00000000">
                  <w:pPr>
                    <w:rPr>
                      <w:b/>
                      <w:lang w:val="en-US"/>
                    </w:rPr>
                  </w:pPr>
                  <w:r w:rsidRPr="00811BD8">
                    <w:rPr>
                      <w:b/>
                      <w:lang w:val="en-US"/>
                    </w:rPr>
                    <w:t>Signals</w:t>
                  </w:r>
                </w:p>
              </w:tc>
              <w:tc>
                <w:tcPr>
                  <w:tcW w:w="2107" w:type="dxa"/>
                </w:tcPr>
                <w:p w14:paraId="00000226" w14:textId="77777777" w:rsidR="00557457" w:rsidRPr="00811BD8" w:rsidRDefault="00000000">
                  <w:pPr>
                    <w:rPr>
                      <w:b/>
                      <w:lang w:val="en-US"/>
                    </w:rPr>
                  </w:pPr>
                  <w:r w:rsidRPr="00811BD8">
                    <w:rPr>
                      <w:b/>
                      <w:lang w:val="en-US"/>
                    </w:rPr>
                    <w:t>Files and comments</w:t>
                  </w:r>
                </w:p>
              </w:tc>
            </w:tr>
            <w:tr w:rsidR="00557457" w:rsidRPr="00811BD8" w14:paraId="35BE086E" w14:textId="77777777">
              <w:trPr>
                <w:jc w:val="center"/>
              </w:trPr>
              <w:tc>
                <w:tcPr>
                  <w:tcW w:w="1696" w:type="dxa"/>
                </w:tcPr>
                <w:p w14:paraId="00000227" w14:textId="77777777" w:rsidR="00557457" w:rsidRPr="00811BD8" w:rsidRDefault="00000000">
                  <w:pPr>
                    <w:rPr>
                      <w:lang w:val="en-US"/>
                    </w:rPr>
                  </w:pPr>
                  <w:r w:rsidRPr="00811BD8">
                    <w:rPr>
                      <w:lang w:val="en-US"/>
                    </w:rPr>
                    <w:t>ID</w:t>
                  </w:r>
                </w:p>
              </w:tc>
              <w:tc>
                <w:tcPr>
                  <w:tcW w:w="2584" w:type="dxa"/>
                </w:tcPr>
                <w:p w14:paraId="00000228" w14:textId="77777777" w:rsidR="00557457" w:rsidRPr="00811BD8" w:rsidRDefault="00000000">
                  <w:pPr>
                    <w:rPr>
                      <w:lang w:val="en-US"/>
                    </w:rPr>
                  </w:pPr>
                  <w:r w:rsidRPr="00811BD8">
                    <w:rPr>
                      <w:lang w:val="en-US"/>
                    </w:rPr>
                    <w:t xml:space="preserve">*ALL from </w:t>
                  </w:r>
                  <w:proofErr w:type="spellStart"/>
                  <w:r w:rsidRPr="00811BD8">
                    <w:rPr>
                      <w:lang w:val="en-US"/>
                    </w:rPr>
                    <w:t>CycleAVG</w:t>
                  </w:r>
                  <w:proofErr w:type="spellEnd"/>
                  <w:r w:rsidRPr="00811BD8">
                    <w:rPr>
                      <w:lang w:val="en-US"/>
                    </w:rPr>
                    <w:t xml:space="preserve"> file*</w:t>
                  </w:r>
                </w:p>
              </w:tc>
              <w:tc>
                <w:tcPr>
                  <w:tcW w:w="2107" w:type="dxa"/>
                </w:tcPr>
                <w:p w14:paraId="00000229" w14:textId="77777777" w:rsidR="00557457" w:rsidRPr="00811BD8" w:rsidRDefault="00000000">
                  <w:pPr>
                    <w:rPr>
                      <w:lang w:val="en-US"/>
                    </w:rPr>
                  </w:pPr>
                  <w:r w:rsidRPr="00811BD8">
                    <w:rPr>
                      <w:i/>
                      <w:lang w:val="en-US"/>
                    </w:rPr>
                    <w:t>CA_ file</w:t>
                  </w:r>
                </w:p>
              </w:tc>
            </w:tr>
            <w:tr w:rsidR="00557457" w:rsidRPr="00811BD8" w14:paraId="565644FE" w14:textId="77777777">
              <w:trPr>
                <w:jc w:val="center"/>
              </w:trPr>
              <w:tc>
                <w:tcPr>
                  <w:tcW w:w="1696" w:type="dxa"/>
                </w:tcPr>
                <w:p w14:paraId="0000022A" w14:textId="77777777" w:rsidR="00557457" w:rsidRPr="00811BD8" w:rsidRDefault="00000000">
                  <w:pPr>
                    <w:rPr>
                      <w:lang w:val="en-US"/>
                    </w:rPr>
                  </w:pPr>
                  <w:r w:rsidRPr="00811BD8">
                    <w:rPr>
                      <w:lang w:val="en-US"/>
                    </w:rPr>
                    <w:t>Warning</w:t>
                  </w:r>
                </w:p>
              </w:tc>
              <w:tc>
                <w:tcPr>
                  <w:tcW w:w="2584" w:type="dxa"/>
                </w:tcPr>
                <w:p w14:paraId="0000022B" w14:textId="77777777" w:rsidR="00557457" w:rsidRPr="00811BD8" w:rsidRDefault="00557457">
                  <w:pPr>
                    <w:rPr>
                      <w:lang w:val="en-US"/>
                    </w:rPr>
                  </w:pPr>
                </w:p>
              </w:tc>
              <w:tc>
                <w:tcPr>
                  <w:tcW w:w="2107" w:type="dxa"/>
                </w:tcPr>
                <w:p w14:paraId="0000022C" w14:textId="77777777" w:rsidR="00557457" w:rsidRPr="00811BD8" w:rsidRDefault="00000000">
                  <w:pPr>
                    <w:rPr>
                      <w:lang w:val="en-US"/>
                    </w:rPr>
                  </w:pPr>
                  <w:proofErr w:type="spellStart"/>
                  <w:r w:rsidRPr="00811BD8">
                    <w:rPr>
                      <w:i/>
                      <w:lang w:val="en-US"/>
                    </w:rPr>
                    <w:t>CycleAVG_file</w:t>
                  </w:r>
                  <w:proofErr w:type="spellEnd"/>
                </w:p>
              </w:tc>
            </w:tr>
            <w:tr w:rsidR="00557457" w:rsidRPr="00811BD8" w14:paraId="46A1A6BB" w14:textId="77777777">
              <w:trPr>
                <w:jc w:val="center"/>
              </w:trPr>
              <w:tc>
                <w:tcPr>
                  <w:tcW w:w="1696" w:type="dxa"/>
                </w:tcPr>
                <w:p w14:paraId="0000022D" w14:textId="77777777" w:rsidR="00557457" w:rsidRPr="00811BD8" w:rsidRDefault="00000000">
                  <w:pPr>
                    <w:rPr>
                      <w:lang w:val="en-US"/>
                    </w:rPr>
                  </w:pPr>
                  <w:r w:rsidRPr="00811BD8">
                    <w:rPr>
                      <w:lang w:val="en-US"/>
                    </w:rPr>
                    <w:t>Method</w:t>
                  </w:r>
                </w:p>
              </w:tc>
              <w:tc>
                <w:tcPr>
                  <w:tcW w:w="2584" w:type="dxa"/>
                </w:tcPr>
                <w:p w14:paraId="0000022E" w14:textId="77777777" w:rsidR="00557457" w:rsidRPr="00811BD8" w:rsidRDefault="00557457">
                  <w:pPr>
                    <w:rPr>
                      <w:lang w:val="en-US"/>
                    </w:rPr>
                  </w:pPr>
                </w:p>
              </w:tc>
              <w:tc>
                <w:tcPr>
                  <w:tcW w:w="2107" w:type="dxa"/>
                </w:tcPr>
                <w:p w14:paraId="0000022F" w14:textId="77777777" w:rsidR="00557457" w:rsidRPr="00811BD8" w:rsidRDefault="00000000">
                  <w:pPr>
                    <w:rPr>
                      <w:lang w:val="en-US"/>
                    </w:rPr>
                  </w:pPr>
                  <w:r w:rsidRPr="00811BD8">
                    <w:rPr>
                      <w:i/>
                      <w:lang w:val="en-US"/>
                    </w:rPr>
                    <w:t>TEST_NOTES</w:t>
                  </w:r>
                </w:p>
              </w:tc>
            </w:tr>
          </w:tbl>
          <w:p w14:paraId="00000230" w14:textId="77777777" w:rsidR="00557457" w:rsidRPr="00811BD8" w:rsidRDefault="00557457">
            <w:pPr>
              <w:pBdr>
                <w:top w:val="nil"/>
                <w:left w:val="nil"/>
                <w:bottom w:val="nil"/>
                <w:right w:val="nil"/>
                <w:between w:val="nil"/>
              </w:pBdr>
              <w:spacing w:after="0"/>
              <w:ind w:left="1985" w:hanging="1"/>
              <w:rPr>
                <w:color w:val="000000"/>
                <w:lang w:val="en-US"/>
              </w:rPr>
            </w:pPr>
          </w:p>
          <w:p w14:paraId="00000231" w14:textId="77777777" w:rsidR="00557457" w:rsidRPr="00811BD8" w:rsidRDefault="00000000">
            <w:pPr>
              <w:numPr>
                <w:ilvl w:val="0"/>
                <w:numId w:val="2"/>
              </w:numPr>
              <w:pBdr>
                <w:top w:val="nil"/>
                <w:left w:val="nil"/>
                <w:bottom w:val="nil"/>
                <w:right w:val="nil"/>
                <w:between w:val="nil"/>
              </w:pBdr>
              <w:spacing w:after="0"/>
              <w:rPr>
                <w:b/>
                <w:color w:val="000000"/>
                <w:u w:val="single"/>
                <w:lang w:val="en-US"/>
              </w:rPr>
            </w:pPr>
            <w:r w:rsidRPr="00811BD8">
              <w:rPr>
                <w:b/>
                <w:color w:val="000000"/>
                <w:u w:val="single"/>
                <w:lang w:val="en-US"/>
              </w:rPr>
              <w:t>TS FILE</w:t>
            </w:r>
          </w:p>
          <w:p w14:paraId="00000232" w14:textId="77777777" w:rsidR="00557457" w:rsidRPr="00811BD8" w:rsidRDefault="00000000">
            <w:pPr>
              <w:numPr>
                <w:ilvl w:val="0"/>
                <w:numId w:val="4"/>
              </w:numPr>
              <w:pBdr>
                <w:top w:val="nil"/>
                <w:left w:val="nil"/>
                <w:bottom w:val="nil"/>
                <w:right w:val="nil"/>
                <w:between w:val="nil"/>
              </w:pBdr>
              <w:spacing w:after="0"/>
              <w:rPr>
                <w:color w:val="000000"/>
                <w:lang w:val="en-US"/>
              </w:rPr>
            </w:pPr>
            <w:r w:rsidRPr="00811BD8">
              <w:rPr>
                <w:color w:val="000000"/>
                <w:lang w:val="en-US"/>
              </w:rPr>
              <w:t>Format: TDMS  (.tdms). Automated streaming to disk. 1 file created on CRIO9056 startup.</w:t>
            </w:r>
          </w:p>
          <w:p w14:paraId="00000233" w14:textId="77777777" w:rsidR="00557457" w:rsidRPr="00811BD8" w:rsidRDefault="00000000">
            <w:pPr>
              <w:numPr>
                <w:ilvl w:val="0"/>
                <w:numId w:val="4"/>
              </w:numPr>
              <w:pBdr>
                <w:top w:val="nil"/>
                <w:left w:val="nil"/>
                <w:bottom w:val="nil"/>
                <w:right w:val="nil"/>
                <w:between w:val="nil"/>
              </w:pBdr>
              <w:spacing w:after="0"/>
              <w:rPr>
                <w:color w:val="000000"/>
                <w:lang w:val="en-US"/>
              </w:rPr>
            </w:pPr>
            <w:r w:rsidRPr="00811BD8">
              <w:rPr>
                <w:color w:val="000000"/>
                <w:lang w:val="en-US"/>
              </w:rPr>
              <w:t>10 Hz streaming of measured and calculated TS signals, together with the averaged CAS signals polled from the shared variables.</w:t>
            </w:r>
          </w:p>
          <w:p w14:paraId="00000234" w14:textId="77777777" w:rsidR="00557457" w:rsidRPr="00811BD8" w:rsidRDefault="00000000">
            <w:pPr>
              <w:numPr>
                <w:ilvl w:val="0"/>
                <w:numId w:val="4"/>
              </w:numPr>
              <w:pBdr>
                <w:top w:val="nil"/>
                <w:left w:val="nil"/>
                <w:bottom w:val="nil"/>
                <w:right w:val="nil"/>
                <w:between w:val="nil"/>
              </w:pBdr>
              <w:spacing w:after="0"/>
              <w:rPr>
                <w:color w:val="000000"/>
                <w:lang w:val="en-US"/>
              </w:rPr>
            </w:pPr>
            <w:r w:rsidRPr="00811BD8">
              <w:rPr>
                <w:color w:val="000000"/>
                <w:lang w:val="en-US"/>
              </w:rPr>
              <w:t>File naming: APC_CRIO9056_DATE_HOUR_10Hz.txt</w:t>
            </w:r>
          </w:p>
          <w:p w14:paraId="00000235" w14:textId="77777777" w:rsidR="00557457" w:rsidRPr="00811BD8" w:rsidRDefault="00000000">
            <w:pPr>
              <w:pBdr>
                <w:top w:val="nil"/>
                <w:left w:val="nil"/>
                <w:bottom w:val="nil"/>
                <w:right w:val="nil"/>
                <w:between w:val="nil"/>
              </w:pBdr>
              <w:spacing w:after="0"/>
              <w:ind w:left="720"/>
              <w:rPr>
                <w:color w:val="000000"/>
                <w:lang w:val="en-US"/>
              </w:rPr>
            </w:pPr>
            <w:r w:rsidRPr="00811BD8">
              <w:rPr>
                <w:color w:val="000000"/>
                <w:lang w:val="en-US"/>
              </w:rPr>
              <w:t>A single file is created on control system startup.</w:t>
            </w:r>
          </w:p>
          <w:p w14:paraId="00000236" w14:textId="77777777" w:rsidR="00557457" w:rsidRPr="00811BD8" w:rsidRDefault="00000000">
            <w:pPr>
              <w:numPr>
                <w:ilvl w:val="0"/>
                <w:numId w:val="3"/>
              </w:numPr>
              <w:pBdr>
                <w:top w:val="nil"/>
                <w:left w:val="nil"/>
                <w:bottom w:val="nil"/>
                <w:right w:val="nil"/>
                <w:between w:val="nil"/>
              </w:pBdr>
              <w:spacing w:after="0"/>
              <w:rPr>
                <w:color w:val="000000"/>
                <w:lang w:val="en-US"/>
              </w:rPr>
            </w:pPr>
            <w:r w:rsidRPr="00811BD8">
              <w:rPr>
                <w:color w:val="000000"/>
                <w:lang w:val="en-US"/>
              </w:rPr>
              <w:t xml:space="preserve">Included signals: </w:t>
            </w:r>
          </w:p>
          <w:p w14:paraId="00000237" w14:textId="77777777" w:rsidR="00557457" w:rsidRPr="00811BD8" w:rsidRDefault="00557457">
            <w:pPr>
              <w:pBdr>
                <w:top w:val="nil"/>
                <w:left w:val="nil"/>
                <w:bottom w:val="nil"/>
                <w:right w:val="nil"/>
                <w:between w:val="nil"/>
              </w:pBdr>
              <w:ind w:left="1985" w:hanging="1"/>
              <w:rPr>
                <w:color w:val="000000"/>
                <w:lang w:val="en-US"/>
              </w:rPr>
            </w:pPr>
          </w:p>
          <w:tbl>
            <w:tblPr>
              <w:tblStyle w:val="a3"/>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977"/>
              <w:gridCol w:w="2693"/>
            </w:tblGrid>
            <w:tr w:rsidR="00557457" w:rsidRPr="00811BD8" w14:paraId="42862156" w14:textId="77777777">
              <w:trPr>
                <w:jc w:val="center"/>
              </w:trPr>
              <w:tc>
                <w:tcPr>
                  <w:tcW w:w="2830" w:type="dxa"/>
                </w:tcPr>
                <w:p w14:paraId="00000238" w14:textId="77777777" w:rsidR="00557457" w:rsidRPr="00811BD8" w:rsidRDefault="00000000">
                  <w:pPr>
                    <w:rPr>
                      <w:b/>
                      <w:sz w:val="18"/>
                      <w:szCs w:val="18"/>
                      <w:lang w:val="en-US"/>
                    </w:rPr>
                  </w:pPr>
                  <w:r w:rsidRPr="00811BD8">
                    <w:rPr>
                      <w:b/>
                      <w:sz w:val="18"/>
                      <w:szCs w:val="18"/>
                      <w:lang w:val="en-US"/>
                    </w:rPr>
                    <w:t>CRIO9056 variables</w:t>
                  </w:r>
                </w:p>
              </w:tc>
              <w:tc>
                <w:tcPr>
                  <w:tcW w:w="2977" w:type="dxa"/>
                </w:tcPr>
                <w:p w14:paraId="00000239" w14:textId="77777777" w:rsidR="00557457" w:rsidRPr="00811BD8" w:rsidRDefault="00000000">
                  <w:pPr>
                    <w:rPr>
                      <w:b/>
                      <w:sz w:val="18"/>
                      <w:szCs w:val="18"/>
                      <w:lang w:val="en-US"/>
                    </w:rPr>
                  </w:pPr>
                  <w:r w:rsidRPr="00811BD8">
                    <w:rPr>
                      <w:b/>
                      <w:sz w:val="18"/>
                      <w:szCs w:val="18"/>
                      <w:lang w:val="en-US"/>
                    </w:rPr>
                    <w:t>Signals retrieved from MTR PLC</w:t>
                  </w:r>
                </w:p>
              </w:tc>
              <w:tc>
                <w:tcPr>
                  <w:tcW w:w="2693" w:type="dxa"/>
                </w:tcPr>
                <w:p w14:paraId="0000023A" w14:textId="77777777" w:rsidR="00557457" w:rsidRPr="00811BD8" w:rsidRDefault="00000000">
                  <w:pPr>
                    <w:rPr>
                      <w:b/>
                      <w:sz w:val="18"/>
                      <w:szCs w:val="18"/>
                      <w:lang w:val="en-US"/>
                    </w:rPr>
                  </w:pPr>
                  <w:r w:rsidRPr="00811BD8">
                    <w:rPr>
                      <w:b/>
                      <w:sz w:val="18"/>
                      <w:szCs w:val="18"/>
                      <w:lang w:val="en-US"/>
                    </w:rPr>
                    <w:t>Signals retrieved from  CRIO9049</w:t>
                  </w:r>
                </w:p>
              </w:tc>
            </w:tr>
            <w:tr w:rsidR="00557457" w:rsidRPr="00811BD8" w14:paraId="2EB9AC12" w14:textId="77777777">
              <w:trPr>
                <w:jc w:val="center"/>
              </w:trPr>
              <w:tc>
                <w:tcPr>
                  <w:tcW w:w="2830" w:type="dxa"/>
                  <w:vAlign w:val="bottom"/>
                </w:tcPr>
                <w:p w14:paraId="0000023B" w14:textId="77777777" w:rsidR="00557457" w:rsidRPr="00811BD8" w:rsidRDefault="00000000">
                  <w:pPr>
                    <w:rPr>
                      <w:color w:val="FF0000"/>
                      <w:sz w:val="18"/>
                      <w:szCs w:val="18"/>
                      <w:lang w:val="en-US"/>
                    </w:rPr>
                  </w:pPr>
                  <w:r w:rsidRPr="00811BD8">
                    <w:rPr>
                      <w:color w:val="000000"/>
                      <w:lang w:val="en-US"/>
                    </w:rPr>
                    <w:t>TimeStamp9056_ms</w:t>
                  </w:r>
                </w:p>
              </w:tc>
              <w:tc>
                <w:tcPr>
                  <w:tcW w:w="2977" w:type="dxa"/>
                  <w:vAlign w:val="bottom"/>
                </w:tcPr>
                <w:p w14:paraId="0000023C" w14:textId="77777777" w:rsidR="00557457" w:rsidRPr="00811BD8" w:rsidRDefault="00000000">
                  <w:pPr>
                    <w:rPr>
                      <w:color w:val="FF0000"/>
                      <w:sz w:val="18"/>
                      <w:szCs w:val="18"/>
                      <w:lang w:val="en-US"/>
                    </w:rPr>
                  </w:pPr>
                  <w:r w:rsidRPr="00811BD8">
                    <w:rPr>
                      <w:color w:val="000000"/>
                      <w:lang w:val="en-US"/>
                    </w:rPr>
                    <w:t>AIC103_CO2_ConcTarget_ack</w:t>
                  </w:r>
                </w:p>
              </w:tc>
              <w:tc>
                <w:tcPr>
                  <w:tcW w:w="2693" w:type="dxa"/>
                  <w:vAlign w:val="bottom"/>
                </w:tcPr>
                <w:p w14:paraId="0000023D" w14:textId="77777777" w:rsidR="00557457" w:rsidRPr="00811BD8" w:rsidRDefault="00000000">
                  <w:pPr>
                    <w:rPr>
                      <w:color w:val="FF0000"/>
                      <w:sz w:val="18"/>
                      <w:szCs w:val="18"/>
                      <w:lang w:val="en-US"/>
                    </w:rPr>
                  </w:pPr>
                  <w:r w:rsidRPr="00811BD8">
                    <w:rPr>
                      <w:color w:val="000000"/>
                      <w:lang w:val="en-US"/>
                    </w:rPr>
                    <w:t>TimeStamp9049_ms</w:t>
                  </w:r>
                </w:p>
              </w:tc>
            </w:tr>
            <w:tr w:rsidR="00557457" w:rsidRPr="00811BD8" w14:paraId="240B017D" w14:textId="77777777">
              <w:trPr>
                <w:jc w:val="center"/>
              </w:trPr>
              <w:tc>
                <w:tcPr>
                  <w:tcW w:w="2830" w:type="dxa"/>
                  <w:vAlign w:val="bottom"/>
                </w:tcPr>
                <w:p w14:paraId="0000023E" w14:textId="77777777" w:rsidR="00557457" w:rsidRPr="00811BD8" w:rsidRDefault="00000000">
                  <w:pPr>
                    <w:rPr>
                      <w:color w:val="FF0000"/>
                      <w:sz w:val="18"/>
                      <w:szCs w:val="18"/>
                      <w:lang w:val="en-US"/>
                    </w:rPr>
                  </w:pPr>
                  <w:r w:rsidRPr="00811BD8">
                    <w:rPr>
                      <w:color w:val="000000"/>
                      <w:lang w:val="en-US"/>
                    </w:rPr>
                    <w:t>SystemState_i8</w:t>
                  </w:r>
                </w:p>
              </w:tc>
              <w:tc>
                <w:tcPr>
                  <w:tcW w:w="2977" w:type="dxa"/>
                  <w:vAlign w:val="bottom"/>
                </w:tcPr>
                <w:p w14:paraId="0000023F" w14:textId="77777777" w:rsidR="00557457" w:rsidRPr="00811BD8" w:rsidRDefault="00000000">
                  <w:pPr>
                    <w:rPr>
                      <w:color w:val="FF0000"/>
                      <w:sz w:val="18"/>
                      <w:szCs w:val="18"/>
                      <w:lang w:val="en-US"/>
                    </w:rPr>
                  </w:pPr>
                  <w:r w:rsidRPr="00811BD8">
                    <w:rPr>
                      <w:color w:val="000000"/>
                      <w:lang w:val="en-US"/>
                    </w:rPr>
                    <w:t>AT103_CO2Conc</w:t>
                  </w:r>
                </w:p>
              </w:tc>
              <w:tc>
                <w:tcPr>
                  <w:tcW w:w="2693" w:type="dxa"/>
                  <w:vAlign w:val="bottom"/>
                </w:tcPr>
                <w:p w14:paraId="00000240" w14:textId="77777777" w:rsidR="00557457" w:rsidRPr="00811BD8" w:rsidRDefault="00000000">
                  <w:pPr>
                    <w:rPr>
                      <w:color w:val="FF0000"/>
                      <w:sz w:val="18"/>
                      <w:szCs w:val="18"/>
                      <w:lang w:val="en-US"/>
                    </w:rPr>
                  </w:pPr>
                  <w:r w:rsidRPr="00811BD8">
                    <w:rPr>
                      <w:color w:val="000000"/>
                      <w:lang w:val="en-US"/>
                    </w:rPr>
                    <w:t>TimeStamp9056echo_ms</w:t>
                  </w:r>
                </w:p>
              </w:tc>
            </w:tr>
            <w:tr w:rsidR="00557457" w:rsidRPr="00811BD8" w14:paraId="5544CECF" w14:textId="77777777">
              <w:trPr>
                <w:jc w:val="center"/>
              </w:trPr>
              <w:tc>
                <w:tcPr>
                  <w:tcW w:w="2830" w:type="dxa"/>
                  <w:vAlign w:val="bottom"/>
                </w:tcPr>
                <w:p w14:paraId="00000241" w14:textId="77777777" w:rsidR="00557457" w:rsidRPr="00811BD8" w:rsidRDefault="00000000">
                  <w:pPr>
                    <w:rPr>
                      <w:color w:val="FF0000"/>
                      <w:sz w:val="18"/>
                      <w:szCs w:val="18"/>
                      <w:lang w:val="en-US"/>
                    </w:rPr>
                  </w:pPr>
                  <w:r w:rsidRPr="00811BD8">
                    <w:rPr>
                      <w:color w:val="000000"/>
                      <w:lang w:val="en-US"/>
                    </w:rPr>
                    <w:t>WF_PT_001_bar</w:t>
                  </w:r>
                </w:p>
              </w:tc>
              <w:tc>
                <w:tcPr>
                  <w:tcW w:w="2977" w:type="dxa"/>
                  <w:vAlign w:val="bottom"/>
                </w:tcPr>
                <w:p w14:paraId="00000242" w14:textId="77777777" w:rsidR="00557457" w:rsidRPr="00811BD8" w:rsidRDefault="00000000">
                  <w:pPr>
                    <w:rPr>
                      <w:color w:val="FF0000"/>
                      <w:sz w:val="18"/>
                      <w:szCs w:val="18"/>
                      <w:lang w:val="en-US"/>
                    </w:rPr>
                  </w:pPr>
                  <w:r w:rsidRPr="00811BD8">
                    <w:rPr>
                      <w:color w:val="000000"/>
                      <w:lang w:val="en-US"/>
                    </w:rPr>
                    <w:t>PV103_PressTarget_kPa_ack</w:t>
                  </w:r>
                </w:p>
              </w:tc>
              <w:tc>
                <w:tcPr>
                  <w:tcW w:w="2693" w:type="dxa"/>
                  <w:vAlign w:val="bottom"/>
                </w:tcPr>
                <w:p w14:paraId="00000243" w14:textId="77777777" w:rsidR="00557457" w:rsidRPr="00811BD8" w:rsidRDefault="00000000">
                  <w:pPr>
                    <w:rPr>
                      <w:color w:val="FF0000"/>
                      <w:sz w:val="18"/>
                      <w:szCs w:val="18"/>
                      <w:lang w:val="en-US"/>
                    </w:rPr>
                  </w:pPr>
                  <w:proofErr w:type="spellStart"/>
                  <w:r w:rsidRPr="00811BD8">
                    <w:rPr>
                      <w:color w:val="000000"/>
                      <w:lang w:val="en-US"/>
                    </w:rPr>
                    <w:t>InjectionState_b</w:t>
                  </w:r>
                  <w:proofErr w:type="spellEnd"/>
                </w:p>
              </w:tc>
            </w:tr>
            <w:tr w:rsidR="00557457" w:rsidRPr="00811BD8" w14:paraId="4BBEB018" w14:textId="77777777">
              <w:trPr>
                <w:jc w:val="center"/>
              </w:trPr>
              <w:tc>
                <w:tcPr>
                  <w:tcW w:w="2830" w:type="dxa"/>
                  <w:vAlign w:val="bottom"/>
                </w:tcPr>
                <w:p w14:paraId="00000244" w14:textId="77777777" w:rsidR="00557457" w:rsidRPr="00811BD8" w:rsidRDefault="00000000">
                  <w:pPr>
                    <w:rPr>
                      <w:color w:val="FF0000"/>
                      <w:sz w:val="18"/>
                      <w:szCs w:val="18"/>
                      <w:lang w:val="en-US"/>
                    </w:rPr>
                  </w:pPr>
                  <w:r w:rsidRPr="00811BD8">
                    <w:rPr>
                      <w:color w:val="000000"/>
                      <w:lang w:val="en-US"/>
                    </w:rPr>
                    <w:t>WF_OA_001_O2_perc</w:t>
                  </w:r>
                </w:p>
              </w:tc>
              <w:tc>
                <w:tcPr>
                  <w:tcW w:w="2977" w:type="dxa"/>
                  <w:vAlign w:val="bottom"/>
                </w:tcPr>
                <w:p w14:paraId="00000245" w14:textId="77777777" w:rsidR="00557457" w:rsidRPr="00811BD8" w:rsidRDefault="00000000">
                  <w:pPr>
                    <w:rPr>
                      <w:color w:val="FF0000"/>
                      <w:sz w:val="18"/>
                      <w:szCs w:val="18"/>
                      <w:lang w:val="en-US"/>
                    </w:rPr>
                  </w:pPr>
                  <w:r w:rsidRPr="00811BD8">
                    <w:rPr>
                      <w:color w:val="000000"/>
                      <w:lang w:val="en-US"/>
                    </w:rPr>
                    <w:t>PT103_Pressure_kPa</w:t>
                  </w:r>
                </w:p>
              </w:tc>
              <w:tc>
                <w:tcPr>
                  <w:tcW w:w="2693" w:type="dxa"/>
                  <w:vAlign w:val="bottom"/>
                </w:tcPr>
                <w:p w14:paraId="00000246" w14:textId="77777777" w:rsidR="00557457" w:rsidRPr="00811BD8" w:rsidRDefault="00000000">
                  <w:pPr>
                    <w:rPr>
                      <w:color w:val="FF0000"/>
                      <w:sz w:val="18"/>
                      <w:szCs w:val="18"/>
                      <w:lang w:val="en-US"/>
                    </w:rPr>
                  </w:pPr>
                  <w:proofErr w:type="spellStart"/>
                  <w:r w:rsidRPr="00811BD8">
                    <w:rPr>
                      <w:color w:val="000000"/>
                      <w:lang w:val="en-US"/>
                    </w:rPr>
                    <w:t>InjEnable_b</w:t>
                  </w:r>
                  <w:proofErr w:type="spellEnd"/>
                </w:p>
              </w:tc>
            </w:tr>
            <w:tr w:rsidR="00557457" w:rsidRPr="00811BD8" w14:paraId="6D765AD6" w14:textId="77777777">
              <w:trPr>
                <w:jc w:val="center"/>
              </w:trPr>
              <w:tc>
                <w:tcPr>
                  <w:tcW w:w="2830" w:type="dxa"/>
                  <w:vAlign w:val="bottom"/>
                </w:tcPr>
                <w:p w14:paraId="00000247" w14:textId="77777777" w:rsidR="00557457" w:rsidRPr="00811BD8" w:rsidRDefault="00000000">
                  <w:pPr>
                    <w:rPr>
                      <w:color w:val="FF0000"/>
                      <w:sz w:val="18"/>
                      <w:szCs w:val="18"/>
                      <w:lang w:val="en-US"/>
                    </w:rPr>
                  </w:pPr>
                  <w:r w:rsidRPr="00811BD8">
                    <w:rPr>
                      <w:color w:val="000000"/>
                      <w:lang w:val="en-US"/>
                    </w:rPr>
                    <w:t>WF_OA_001_O2corr_perc</w:t>
                  </w:r>
                </w:p>
              </w:tc>
              <w:tc>
                <w:tcPr>
                  <w:tcW w:w="2977" w:type="dxa"/>
                  <w:vAlign w:val="bottom"/>
                </w:tcPr>
                <w:p w14:paraId="00000248" w14:textId="77777777" w:rsidR="00557457" w:rsidRPr="00811BD8" w:rsidRDefault="00000000">
                  <w:pPr>
                    <w:rPr>
                      <w:color w:val="FF0000"/>
                      <w:sz w:val="18"/>
                      <w:szCs w:val="18"/>
                      <w:lang w:val="en-US"/>
                    </w:rPr>
                  </w:pPr>
                  <w:r w:rsidRPr="00811BD8">
                    <w:rPr>
                      <w:color w:val="000000"/>
                      <w:lang w:val="en-US"/>
                    </w:rPr>
                    <w:t>PV103_VlvPosTarget_pc_ack</w:t>
                  </w:r>
                </w:p>
              </w:tc>
              <w:tc>
                <w:tcPr>
                  <w:tcW w:w="2693" w:type="dxa"/>
                  <w:vAlign w:val="bottom"/>
                </w:tcPr>
                <w:p w14:paraId="00000249" w14:textId="77777777" w:rsidR="00557457" w:rsidRPr="00811BD8" w:rsidRDefault="00000000">
                  <w:pPr>
                    <w:rPr>
                      <w:color w:val="FF0000"/>
                      <w:sz w:val="18"/>
                      <w:szCs w:val="18"/>
                      <w:lang w:val="en-US"/>
                    </w:rPr>
                  </w:pPr>
                  <w:proofErr w:type="spellStart"/>
                  <w:r w:rsidRPr="00811BD8">
                    <w:rPr>
                      <w:color w:val="000000"/>
                      <w:lang w:val="en-US"/>
                    </w:rPr>
                    <w:t>MainEnable_b</w:t>
                  </w:r>
                  <w:proofErr w:type="spellEnd"/>
                </w:p>
              </w:tc>
            </w:tr>
            <w:tr w:rsidR="00557457" w:rsidRPr="00811BD8" w14:paraId="7087C6F0" w14:textId="77777777">
              <w:trPr>
                <w:jc w:val="center"/>
              </w:trPr>
              <w:tc>
                <w:tcPr>
                  <w:tcW w:w="2830" w:type="dxa"/>
                  <w:vAlign w:val="bottom"/>
                </w:tcPr>
                <w:p w14:paraId="0000024A" w14:textId="77777777" w:rsidR="00557457" w:rsidRPr="00811BD8" w:rsidRDefault="00000000">
                  <w:pPr>
                    <w:rPr>
                      <w:color w:val="FF0000"/>
                      <w:sz w:val="18"/>
                      <w:szCs w:val="18"/>
                      <w:lang w:val="en-US"/>
                    </w:rPr>
                  </w:pPr>
                  <w:r w:rsidRPr="00811BD8">
                    <w:rPr>
                      <w:color w:val="000000"/>
                      <w:lang w:val="en-US"/>
                    </w:rPr>
                    <w:t>WF_OA_001_Lambda_r</w:t>
                  </w:r>
                </w:p>
              </w:tc>
              <w:tc>
                <w:tcPr>
                  <w:tcW w:w="2977" w:type="dxa"/>
                  <w:vAlign w:val="bottom"/>
                </w:tcPr>
                <w:p w14:paraId="0000024B" w14:textId="77777777" w:rsidR="00557457" w:rsidRPr="00811BD8" w:rsidRDefault="00000000">
                  <w:pPr>
                    <w:rPr>
                      <w:color w:val="FF0000"/>
                      <w:sz w:val="18"/>
                      <w:szCs w:val="18"/>
                      <w:lang w:val="en-US"/>
                    </w:rPr>
                  </w:pPr>
                  <w:r w:rsidRPr="00811BD8">
                    <w:rPr>
                      <w:color w:val="000000"/>
                      <w:lang w:val="en-US"/>
                    </w:rPr>
                    <w:t>PV103_VlvPos_pc_fb</w:t>
                  </w:r>
                </w:p>
              </w:tc>
              <w:tc>
                <w:tcPr>
                  <w:tcW w:w="2693" w:type="dxa"/>
                  <w:vAlign w:val="bottom"/>
                </w:tcPr>
                <w:p w14:paraId="0000024C" w14:textId="77777777" w:rsidR="00557457" w:rsidRPr="00811BD8" w:rsidRDefault="00000000">
                  <w:pPr>
                    <w:rPr>
                      <w:color w:val="FF0000"/>
                      <w:sz w:val="18"/>
                      <w:szCs w:val="18"/>
                      <w:lang w:val="en-US"/>
                    </w:rPr>
                  </w:pPr>
                  <w:proofErr w:type="spellStart"/>
                  <w:r w:rsidRPr="00811BD8">
                    <w:rPr>
                      <w:color w:val="000000"/>
                      <w:lang w:val="en-US"/>
                    </w:rPr>
                    <w:t>MainDuration_ms</w:t>
                  </w:r>
                  <w:proofErr w:type="spellEnd"/>
                </w:p>
              </w:tc>
            </w:tr>
            <w:tr w:rsidR="00557457" w:rsidRPr="00811BD8" w14:paraId="23E7E77D" w14:textId="77777777">
              <w:trPr>
                <w:jc w:val="center"/>
              </w:trPr>
              <w:tc>
                <w:tcPr>
                  <w:tcW w:w="2830" w:type="dxa"/>
                  <w:vAlign w:val="bottom"/>
                </w:tcPr>
                <w:p w14:paraId="0000024D" w14:textId="77777777" w:rsidR="00557457" w:rsidRPr="00811BD8" w:rsidRDefault="00000000">
                  <w:pPr>
                    <w:rPr>
                      <w:color w:val="FF0000"/>
                      <w:sz w:val="18"/>
                      <w:szCs w:val="18"/>
                      <w:lang w:val="en-US"/>
                    </w:rPr>
                  </w:pPr>
                  <w:r w:rsidRPr="00811BD8">
                    <w:rPr>
                      <w:color w:val="000000"/>
                      <w:lang w:val="en-US"/>
                    </w:rPr>
                    <w:t>WF_OA_002_O2_perc</w:t>
                  </w:r>
                </w:p>
              </w:tc>
              <w:tc>
                <w:tcPr>
                  <w:tcW w:w="2977" w:type="dxa"/>
                  <w:vAlign w:val="bottom"/>
                </w:tcPr>
                <w:p w14:paraId="0000024E" w14:textId="77777777" w:rsidR="00557457" w:rsidRPr="00811BD8" w:rsidRDefault="00000000">
                  <w:pPr>
                    <w:rPr>
                      <w:color w:val="FF0000"/>
                      <w:sz w:val="18"/>
                      <w:szCs w:val="18"/>
                      <w:lang w:val="en-US"/>
                    </w:rPr>
                  </w:pPr>
                  <w:r w:rsidRPr="00811BD8">
                    <w:rPr>
                      <w:color w:val="000000"/>
                      <w:lang w:val="en-US"/>
                    </w:rPr>
                    <w:t>AIC201_CO2_ConcTarget_ack</w:t>
                  </w:r>
                </w:p>
              </w:tc>
              <w:tc>
                <w:tcPr>
                  <w:tcW w:w="2693" w:type="dxa"/>
                  <w:vAlign w:val="bottom"/>
                </w:tcPr>
                <w:p w14:paraId="0000024F" w14:textId="77777777" w:rsidR="00557457" w:rsidRPr="00811BD8" w:rsidRDefault="00000000">
                  <w:pPr>
                    <w:rPr>
                      <w:color w:val="FF0000"/>
                      <w:sz w:val="18"/>
                      <w:szCs w:val="18"/>
                      <w:lang w:val="en-US"/>
                    </w:rPr>
                  </w:pPr>
                  <w:proofErr w:type="spellStart"/>
                  <w:r w:rsidRPr="00811BD8">
                    <w:rPr>
                      <w:color w:val="000000"/>
                      <w:lang w:val="en-US"/>
                    </w:rPr>
                    <w:t>MainSOI_CADBTDC</w:t>
                  </w:r>
                  <w:proofErr w:type="spellEnd"/>
                </w:p>
              </w:tc>
            </w:tr>
            <w:tr w:rsidR="00557457" w:rsidRPr="00811BD8" w14:paraId="12A87B75" w14:textId="77777777">
              <w:trPr>
                <w:jc w:val="center"/>
              </w:trPr>
              <w:tc>
                <w:tcPr>
                  <w:tcW w:w="2830" w:type="dxa"/>
                  <w:vAlign w:val="bottom"/>
                </w:tcPr>
                <w:p w14:paraId="00000250" w14:textId="77777777" w:rsidR="00557457" w:rsidRPr="00811BD8" w:rsidRDefault="00000000">
                  <w:pPr>
                    <w:rPr>
                      <w:color w:val="FF0000"/>
                      <w:sz w:val="18"/>
                      <w:szCs w:val="18"/>
                      <w:lang w:val="en-US"/>
                    </w:rPr>
                  </w:pPr>
                  <w:r w:rsidRPr="00811BD8">
                    <w:rPr>
                      <w:color w:val="000000"/>
                      <w:lang w:val="en-US"/>
                    </w:rPr>
                    <w:t>WF_OA_002_Lambda_r</w:t>
                  </w:r>
                </w:p>
              </w:tc>
              <w:tc>
                <w:tcPr>
                  <w:tcW w:w="2977" w:type="dxa"/>
                  <w:vAlign w:val="bottom"/>
                </w:tcPr>
                <w:p w14:paraId="00000251" w14:textId="77777777" w:rsidR="00557457" w:rsidRPr="00811BD8" w:rsidRDefault="00000000">
                  <w:pPr>
                    <w:rPr>
                      <w:color w:val="FF0000"/>
                      <w:sz w:val="18"/>
                      <w:szCs w:val="18"/>
                      <w:lang w:val="en-US"/>
                    </w:rPr>
                  </w:pPr>
                  <w:r w:rsidRPr="00811BD8">
                    <w:rPr>
                      <w:color w:val="000000"/>
                      <w:lang w:val="en-US"/>
                    </w:rPr>
                    <w:t>AT201_CO2Conc</w:t>
                  </w:r>
                </w:p>
              </w:tc>
              <w:tc>
                <w:tcPr>
                  <w:tcW w:w="2693" w:type="dxa"/>
                  <w:vAlign w:val="bottom"/>
                </w:tcPr>
                <w:p w14:paraId="00000252" w14:textId="77777777" w:rsidR="00557457" w:rsidRPr="00811BD8" w:rsidRDefault="00000000">
                  <w:pPr>
                    <w:rPr>
                      <w:color w:val="FF0000"/>
                      <w:sz w:val="18"/>
                      <w:szCs w:val="18"/>
                      <w:lang w:val="en-US"/>
                    </w:rPr>
                  </w:pPr>
                  <w:proofErr w:type="spellStart"/>
                  <w:r w:rsidRPr="00811BD8">
                    <w:rPr>
                      <w:color w:val="000000"/>
                      <w:lang w:val="en-US"/>
                    </w:rPr>
                    <w:t>SparkEnable_b</w:t>
                  </w:r>
                  <w:proofErr w:type="spellEnd"/>
                </w:p>
              </w:tc>
            </w:tr>
            <w:tr w:rsidR="00557457" w:rsidRPr="00811BD8" w14:paraId="6494F132" w14:textId="77777777">
              <w:trPr>
                <w:jc w:val="center"/>
              </w:trPr>
              <w:tc>
                <w:tcPr>
                  <w:tcW w:w="2830" w:type="dxa"/>
                  <w:vAlign w:val="bottom"/>
                </w:tcPr>
                <w:p w14:paraId="00000253" w14:textId="77777777" w:rsidR="00557457" w:rsidRPr="00811BD8" w:rsidRDefault="00000000">
                  <w:pPr>
                    <w:rPr>
                      <w:color w:val="FF0000"/>
                      <w:sz w:val="18"/>
                      <w:szCs w:val="18"/>
                      <w:lang w:val="en-US"/>
                    </w:rPr>
                  </w:pPr>
                  <w:r w:rsidRPr="00811BD8">
                    <w:rPr>
                      <w:color w:val="000000"/>
                      <w:lang w:val="en-US"/>
                    </w:rPr>
                    <w:t>WF_OA_002_NOx_ppm</w:t>
                  </w:r>
                </w:p>
              </w:tc>
              <w:tc>
                <w:tcPr>
                  <w:tcW w:w="2977" w:type="dxa"/>
                  <w:vAlign w:val="bottom"/>
                </w:tcPr>
                <w:p w14:paraId="00000254" w14:textId="77777777" w:rsidR="00557457" w:rsidRPr="00811BD8" w:rsidRDefault="00000000">
                  <w:pPr>
                    <w:rPr>
                      <w:color w:val="FF0000"/>
                      <w:sz w:val="18"/>
                      <w:szCs w:val="18"/>
                      <w:lang w:val="en-US"/>
                    </w:rPr>
                  </w:pPr>
                  <w:r w:rsidRPr="00811BD8">
                    <w:rPr>
                      <w:color w:val="000000"/>
                      <w:lang w:val="en-US"/>
                    </w:rPr>
                    <w:t>FV301_FlowTarget_kgh_ack</w:t>
                  </w:r>
                </w:p>
              </w:tc>
              <w:tc>
                <w:tcPr>
                  <w:tcW w:w="2693" w:type="dxa"/>
                  <w:vAlign w:val="bottom"/>
                </w:tcPr>
                <w:p w14:paraId="00000255" w14:textId="77777777" w:rsidR="00557457" w:rsidRPr="00811BD8" w:rsidRDefault="00000000">
                  <w:pPr>
                    <w:rPr>
                      <w:color w:val="FF0000"/>
                      <w:sz w:val="18"/>
                      <w:szCs w:val="18"/>
                      <w:lang w:val="en-US"/>
                    </w:rPr>
                  </w:pPr>
                  <w:proofErr w:type="spellStart"/>
                  <w:r w:rsidRPr="00811BD8">
                    <w:rPr>
                      <w:color w:val="000000"/>
                      <w:lang w:val="en-US"/>
                    </w:rPr>
                    <w:t>SparkTiming_CADBTDC</w:t>
                  </w:r>
                  <w:proofErr w:type="spellEnd"/>
                </w:p>
              </w:tc>
            </w:tr>
            <w:tr w:rsidR="00557457" w:rsidRPr="00811BD8" w14:paraId="40F6061F" w14:textId="77777777">
              <w:trPr>
                <w:jc w:val="center"/>
              </w:trPr>
              <w:tc>
                <w:tcPr>
                  <w:tcW w:w="2830" w:type="dxa"/>
                  <w:vAlign w:val="bottom"/>
                </w:tcPr>
                <w:p w14:paraId="00000256" w14:textId="77777777" w:rsidR="00557457" w:rsidRPr="00811BD8" w:rsidRDefault="00000000">
                  <w:pPr>
                    <w:rPr>
                      <w:color w:val="FF0000"/>
                      <w:sz w:val="18"/>
                      <w:szCs w:val="18"/>
                      <w:lang w:val="en-US"/>
                    </w:rPr>
                  </w:pPr>
                  <w:r w:rsidRPr="00811BD8">
                    <w:rPr>
                      <w:color w:val="000000"/>
                      <w:lang w:val="en-US"/>
                    </w:rPr>
                    <w:t>EO_PT_001_bar</w:t>
                  </w:r>
                </w:p>
              </w:tc>
              <w:tc>
                <w:tcPr>
                  <w:tcW w:w="2977" w:type="dxa"/>
                  <w:vAlign w:val="bottom"/>
                </w:tcPr>
                <w:p w14:paraId="00000257" w14:textId="77777777" w:rsidR="00557457" w:rsidRPr="00811BD8" w:rsidRDefault="00000000">
                  <w:pPr>
                    <w:rPr>
                      <w:color w:val="FF0000"/>
                      <w:sz w:val="18"/>
                      <w:szCs w:val="18"/>
                      <w:lang w:val="en-US"/>
                    </w:rPr>
                  </w:pPr>
                  <w:r w:rsidRPr="00811BD8">
                    <w:rPr>
                      <w:color w:val="000000"/>
                      <w:lang w:val="en-US"/>
                    </w:rPr>
                    <w:t>FT301_Flow_kgh</w:t>
                  </w:r>
                </w:p>
              </w:tc>
              <w:tc>
                <w:tcPr>
                  <w:tcW w:w="2693" w:type="dxa"/>
                  <w:vAlign w:val="bottom"/>
                </w:tcPr>
                <w:p w14:paraId="00000258" w14:textId="77777777" w:rsidR="00557457" w:rsidRPr="00811BD8" w:rsidRDefault="00000000">
                  <w:pPr>
                    <w:rPr>
                      <w:color w:val="FF0000"/>
                      <w:sz w:val="18"/>
                      <w:szCs w:val="18"/>
                      <w:lang w:val="en-US"/>
                    </w:rPr>
                  </w:pPr>
                  <w:proofErr w:type="spellStart"/>
                  <w:r w:rsidRPr="00811BD8">
                    <w:rPr>
                      <w:color w:val="000000"/>
                      <w:lang w:val="en-US"/>
                    </w:rPr>
                    <w:t>EngineSpeed_rpm</w:t>
                  </w:r>
                  <w:proofErr w:type="spellEnd"/>
                </w:p>
              </w:tc>
            </w:tr>
            <w:tr w:rsidR="00557457" w:rsidRPr="00811BD8" w14:paraId="3955AFE0" w14:textId="77777777">
              <w:trPr>
                <w:jc w:val="center"/>
              </w:trPr>
              <w:tc>
                <w:tcPr>
                  <w:tcW w:w="2830" w:type="dxa"/>
                  <w:vAlign w:val="bottom"/>
                </w:tcPr>
                <w:p w14:paraId="00000259" w14:textId="77777777" w:rsidR="00557457" w:rsidRPr="00811BD8" w:rsidRDefault="00000000">
                  <w:pPr>
                    <w:rPr>
                      <w:color w:val="FF0000"/>
                      <w:sz w:val="18"/>
                      <w:szCs w:val="18"/>
                      <w:lang w:val="en-US"/>
                    </w:rPr>
                  </w:pPr>
                  <w:proofErr w:type="spellStart"/>
                  <w:r w:rsidRPr="00811BD8">
                    <w:rPr>
                      <w:color w:val="000000"/>
                      <w:lang w:val="en-US"/>
                    </w:rPr>
                    <w:t>TORQUE_Nm</w:t>
                  </w:r>
                  <w:proofErr w:type="spellEnd"/>
                </w:p>
              </w:tc>
              <w:tc>
                <w:tcPr>
                  <w:tcW w:w="2977" w:type="dxa"/>
                  <w:vAlign w:val="bottom"/>
                </w:tcPr>
                <w:p w14:paraId="0000025A" w14:textId="77777777" w:rsidR="00557457" w:rsidRPr="00811BD8" w:rsidRDefault="00000000">
                  <w:pPr>
                    <w:rPr>
                      <w:color w:val="FF0000"/>
                      <w:sz w:val="18"/>
                      <w:szCs w:val="18"/>
                      <w:lang w:val="en-US"/>
                    </w:rPr>
                  </w:pPr>
                  <w:r w:rsidRPr="00811BD8">
                    <w:rPr>
                      <w:color w:val="000000"/>
                      <w:lang w:val="en-US"/>
                    </w:rPr>
                    <w:t>FV301_VlvPosTarget_pc_ack</w:t>
                  </w:r>
                </w:p>
              </w:tc>
              <w:tc>
                <w:tcPr>
                  <w:tcW w:w="2693" w:type="dxa"/>
                  <w:vAlign w:val="bottom"/>
                </w:tcPr>
                <w:p w14:paraId="0000025B" w14:textId="77777777" w:rsidR="00557457" w:rsidRPr="00811BD8" w:rsidRDefault="00000000">
                  <w:pPr>
                    <w:rPr>
                      <w:color w:val="FF0000"/>
                      <w:sz w:val="18"/>
                      <w:szCs w:val="18"/>
                      <w:lang w:val="en-US"/>
                    </w:rPr>
                  </w:pPr>
                  <w:r w:rsidRPr="00811BD8">
                    <w:rPr>
                      <w:color w:val="000000"/>
                      <w:lang w:val="en-US"/>
                    </w:rPr>
                    <w:t>WF_PT_012avg_bar</w:t>
                  </w:r>
                </w:p>
              </w:tc>
            </w:tr>
            <w:tr w:rsidR="00557457" w:rsidRPr="00811BD8" w14:paraId="2748EB55" w14:textId="77777777">
              <w:trPr>
                <w:jc w:val="center"/>
              </w:trPr>
              <w:tc>
                <w:tcPr>
                  <w:tcW w:w="2830" w:type="dxa"/>
                  <w:vAlign w:val="bottom"/>
                </w:tcPr>
                <w:p w14:paraId="0000025C" w14:textId="77777777" w:rsidR="00557457" w:rsidRPr="00811BD8" w:rsidRDefault="00000000">
                  <w:pPr>
                    <w:rPr>
                      <w:color w:val="BFBFBF"/>
                      <w:sz w:val="18"/>
                      <w:szCs w:val="18"/>
                      <w:lang w:val="en-US"/>
                    </w:rPr>
                  </w:pPr>
                  <w:r w:rsidRPr="00811BD8">
                    <w:rPr>
                      <w:color w:val="BFBFBF"/>
                      <w:lang w:val="en-US"/>
                    </w:rPr>
                    <w:t>NI9205_9_V</w:t>
                  </w:r>
                </w:p>
              </w:tc>
              <w:tc>
                <w:tcPr>
                  <w:tcW w:w="2977" w:type="dxa"/>
                  <w:vAlign w:val="bottom"/>
                </w:tcPr>
                <w:p w14:paraId="0000025D" w14:textId="77777777" w:rsidR="00557457" w:rsidRPr="00811BD8" w:rsidRDefault="00000000">
                  <w:pPr>
                    <w:rPr>
                      <w:color w:val="FF0000"/>
                      <w:sz w:val="18"/>
                      <w:szCs w:val="18"/>
                      <w:lang w:val="en-US"/>
                    </w:rPr>
                  </w:pPr>
                  <w:r w:rsidRPr="00811BD8">
                    <w:rPr>
                      <w:color w:val="000000"/>
                      <w:lang w:val="en-US"/>
                    </w:rPr>
                    <w:t>FV301_VlvPos_pc_fb</w:t>
                  </w:r>
                </w:p>
              </w:tc>
              <w:tc>
                <w:tcPr>
                  <w:tcW w:w="2693" w:type="dxa"/>
                  <w:vAlign w:val="bottom"/>
                </w:tcPr>
                <w:p w14:paraId="0000025E" w14:textId="77777777" w:rsidR="00557457" w:rsidRPr="00811BD8" w:rsidRDefault="00000000">
                  <w:pPr>
                    <w:rPr>
                      <w:color w:val="FF0000"/>
                      <w:sz w:val="18"/>
                      <w:szCs w:val="18"/>
                      <w:lang w:val="en-US"/>
                    </w:rPr>
                  </w:pPr>
                  <w:r w:rsidRPr="00811BD8">
                    <w:rPr>
                      <w:color w:val="000000"/>
                      <w:lang w:val="en-US"/>
                    </w:rPr>
                    <w:t>WF_PT_005avg_bar</w:t>
                  </w:r>
                </w:p>
              </w:tc>
            </w:tr>
            <w:tr w:rsidR="00557457" w:rsidRPr="00811BD8" w14:paraId="3378F63E" w14:textId="77777777">
              <w:trPr>
                <w:jc w:val="center"/>
              </w:trPr>
              <w:tc>
                <w:tcPr>
                  <w:tcW w:w="2830" w:type="dxa"/>
                  <w:vAlign w:val="bottom"/>
                </w:tcPr>
                <w:p w14:paraId="0000025F" w14:textId="77777777" w:rsidR="00557457" w:rsidRPr="00811BD8" w:rsidRDefault="00000000">
                  <w:pPr>
                    <w:rPr>
                      <w:color w:val="BFBFBF"/>
                      <w:sz w:val="18"/>
                      <w:szCs w:val="18"/>
                      <w:lang w:val="en-US"/>
                    </w:rPr>
                  </w:pPr>
                  <w:r w:rsidRPr="00811BD8">
                    <w:rPr>
                      <w:color w:val="BFBFBF"/>
                      <w:lang w:val="en-US"/>
                    </w:rPr>
                    <w:t>NI9205_10_V</w:t>
                  </w:r>
                </w:p>
              </w:tc>
              <w:tc>
                <w:tcPr>
                  <w:tcW w:w="2977" w:type="dxa"/>
                  <w:vAlign w:val="bottom"/>
                </w:tcPr>
                <w:p w14:paraId="00000260" w14:textId="77777777" w:rsidR="00557457" w:rsidRPr="00811BD8" w:rsidRDefault="00000000">
                  <w:pPr>
                    <w:rPr>
                      <w:color w:val="FF0000"/>
                      <w:sz w:val="18"/>
                      <w:szCs w:val="18"/>
                      <w:lang w:val="en-US"/>
                    </w:rPr>
                  </w:pPr>
                  <w:r w:rsidRPr="00811BD8">
                    <w:rPr>
                      <w:color w:val="000000"/>
                      <w:lang w:val="en-US"/>
                    </w:rPr>
                    <w:t>PV300_PressTarget_kPa_ack</w:t>
                  </w:r>
                </w:p>
              </w:tc>
              <w:tc>
                <w:tcPr>
                  <w:tcW w:w="2693" w:type="dxa"/>
                  <w:vAlign w:val="bottom"/>
                </w:tcPr>
                <w:p w14:paraId="00000261" w14:textId="77777777" w:rsidR="00557457" w:rsidRPr="00811BD8" w:rsidRDefault="00000000">
                  <w:pPr>
                    <w:rPr>
                      <w:color w:val="FF0000"/>
                      <w:sz w:val="18"/>
                      <w:szCs w:val="18"/>
                      <w:lang w:val="en-US"/>
                    </w:rPr>
                  </w:pPr>
                  <w:r w:rsidRPr="00811BD8">
                    <w:rPr>
                      <w:color w:val="000000"/>
                      <w:lang w:val="en-US"/>
                    </w:rPr>
                    <w:t>IMEPg1_bar</w:t>
                  </w:r>
                </w:p>
              </w:tc>
            </w:tr>
            <w:tr w:rsidR="00557457" w:rsidRPr="00811BD8" w14:paraId="428B849C" w14:textId="77777777">
              <w:trPr>
                <w:jc w:val="center"/>
              </w:trPr>
              <w:tc>
                <w:tcPr>
                  <w:tcW w:w="2830" w:type="dxa"/>
                  <w:vAlign w:val="bottom"/>
                </w:tcPr>
                <w:p w14:paraId="00000262" w14:textId="77777777" w:rsidR="00557457" w:rsidRPr="00811BD8" w:rsidRDefault="00000000">
                  <w:pPr>
                    <w:rPr>
                      <w:color w:val="BFBFBF"/>
                      <w:sz w:val="18"/>
                      <w:szCs w:val="18"/>
                      <w:lang w:val="en-US"/>
                    </w:rPr>
                  </w:pPr>
                  <w:r w:rsidRPr="00811BD8">
                    <w:rPr>
                      <w:color w:val="BFBFBF"/>
                      <w:lang w:val="en-US"/>
                    </w:rPr>
                    <w:t>NI9205_11_V</w:t>
                  </w:r>
                </w:p>
              </w:tc>
              <w:tc>
                <w:tcPr>
                  <w:tcW w:w="2977" w:type="dxa"/>
                  <w:vAlign w:val="bottom"/>
                </w:tcPr>
                <w:p w14:paraId="00000263" w14:textId="77777777" w:rsidR="00557457" w:rsidRPr="00811BD8" w:rsidRDefault="00000000">
                  <w:pPr>
                    <w:rPr>
                      <w:color w:val="FF0000"/>
                      <w:sz w:val="18"/>
                      <w:szCs w:val="18"/>
                      <w:lang w:val="en-US"/>
                    </w:rPr>
                  </w:pPr>
                  <w:r w:rsidRPr="00811BD8">
                    <w:rPr>
                      <w:color w:val="000000"/>
                      <w:lang w:val="en-US"/>
                    </w:rPr>
                    <w:t>PT300_Pressure_kPa</w:t>
                  </w:r>
                </w:p>
              </w:tc>
              <w:tc>
                <w:tcPr>
                  <w:tcW w:w="2693" w:type="dxa"/>
                  <w:vAlign w:val="bottom"/>
                </w:tcPr>
                <w:p w14:paraId="00000264" w14:textId="77777777" w:rsidR="00557457" w:rsidRPr="00811BD8" w:rsidRDefault="00000000">
                  <w:pPr>
                    <w:rPr>
                      <w:color w:val="FF0000"/>
                      <w:sz w:val="18"/>
                      <w:szCs w:val="18"/>
                      <w:lang w:val="en-US"/>
                    </w:rPr>
                  </w:pPr>
                  <w:r w:rsidRPr="00811BD8">
                    <w:rPr>
                      <w:color w:val="000000"/>
                      <w:lang w:val="en-US"/>
                    </w:rPr>
                    <w:t>IMEPg2_bar</w:t>
                  </w:r>
                </w:p>
              </w:tc>
            </w:tr>
            <w:tr w:rsidR="00557457" w:rsidRPr="00811BD8" w14:paraId="7D6B3793" w14:textId="77777777">
              <w:trPr>
                <w:jc w:val="center"/>
              </w:trPr>
              <w:tc>
                <w:tcPr>
                  <w:tcW w:w="2830" w:type="dxa"/>
                  <w:vAlign w:val="bottom"/>
                </w:tcPr>
                <w:p w14:paraId="00000265" w14:textId="77777777" w:rsidR="00557457" w:rsidRPr="00811BD8" w:rsidRDefault="00000000">
                  <w:pPr>
                    <w:rPr>
                      <w:color w:val="BFBFBF"/>
                      <w:sz w:val="18"/>
                      <w:szCs w:val="18"/>
                      <w:lang w:val="en-US"/>
                    </w:rPr>
                  </w:pPr>
                  <w:r w:rsidRPr="00811BD8">
                    <w:rPr>
                      <w:color w:val="BFBFBF"/>
                      <w:lang w:val="en-US"/>
                    </w:rPr>
                    <w:t>NI9205_12_V</w:t>
                  </w:r>
                </w:p>
              </w:tc>
              <w:tc>
                <w:tcPr>
                  <w:tcW w:w="2977" w:type="dxa"/>
                  <w:vAlign w:val="bottom"/>
                </w:tcPr>
                <w:p w14:paraId="00000266" w14:textId="77777777" w:rsidR="00557457" w:rsidRPr="00811BD8" w:rsidRDefault="00000000">
                  <w:pPr>
                    <w:rPr>
                      <w:color w:val="FF0000"/>
                      <w:sz w:val="18"/>
                      <w:szCs w:val="18"/>
                      <w:lang w:val="en-US"/>
                    </w:rPr>
                  </w:pPr>
                  <w:r w:rsidRPr="00811BD8">
                    <w:rPr>
                      <w:color w:val="000000"/>
                      <w:lang w:val="en-US"/>
                    </w:rPr>
                    <w:t>PV300_VlvPosTarget_pc_ack</w:t>
                  </w:r>
                </w:p>
              </w:tc>
              <w:tc>
                <w:tcPr>
                  <w:tcW w:w="2693" w:type="dxa"/>
                  <w:vAlign w:val="bottom"/>
                </w:tcPr>
                <w:p w14:paraId="00000267" w14:textId="77777777" w:rsidR="00557457" w:rsidRPr="00811BD8" w:rsidRDefault="00000000">
                  <w:pPr>
                    <w:rPr>
                      <w:color w:val="FF0000"/>
                      <w:sz w:val="18"/>
                      <w:szCs w:val="18"/>
                      <w:lang w:val="en-US"/>
                    </w:rPr>
                  </w:pPr>
                  <w:r w:rsidRPr="00811BD8">
                    <w:rPr>
                      <w:color w:val="000000"/>
                      <w:lang w:val="en-US"/>
                    </w:rPr>
                    <w:t>IMEPg3_bar</w:t>
                  </w:r>
                </w:p>
              </w:tc>
            </w:tr>
            <w:tr w:rsidR="00557457" w:rsidRPr="00811BD8" w14:paraId="153FF99E" w14:textId="77777777">
              <w:trPr>
                <w:jc w:val="center"/>
              </w:trPr>
              <w:tc>
                <w:tcPr>
                  <w:tcW w:w="2830" w:type="dxa"/>
                  <w:vAlign w:val="bottom"/>
                </w:tcPr>
                <w:p w14:paraId="00000268" w14:textId="77777777" w:rsidR="00557457" w:rsidRPr="00811BD8" w:rsidRDefault="00000000">
                  <w:pPr>
                    <w:rPr>
                      <w:color w:val="BFBFBF"/>
                      <w:sz w:val="18"/>
                      <w:szCs w:val="18"/>
                      <w:lang w:val="en-US"/>
                    </w:rPr>
                  </w:pPr>
                  <w:r w:rsidRPr="00811BD8">
                    <w:rPr>
                      <w:color w:val="BFBFBF"/>
                      <w:lang w:val="en-US"/>
                    </w:rPr>
                    <w:t>NI9205_13_V</w:t>
                  </w:r>
                </w:p>
              </w:tc>
              <w:tc>
                <w:tcPr>
                  <w:tcW w:w="2977" w:type="dxa"/>
                  <w:vAlign w:val="bottom"/>
                </w:tcPr>
                <w:p w14:paraId="00000269" w14:textId="77777777" w:rsidR="00557457" w:rsidRPr="00811BD8" w:rsidRDefault="00000000">
                  <w:pPr>
                    <w:rPr>
                      <w:color w:val="FF0000"/>
                      <w:sz w:val="18"/>
                      <w:szCs w:val="18"/>
                      <w:lang w:val="en-US"/>
                    </w:rPr>
                  </w:pPr>
                  <w:r w:rsidRPr="00811BD8">
                    <w:rPr>
                      <w:color w:val="000000"/>
                      <w:lang w:val="en-US"/>
                    </w:rPr>
                    <w:t>PV300_VlvPos_pc_fb</w:t>
                  </w:r>
                </w:p>
              </w:tc>
              <w:tc>
                <w:tcPr>
                  <w:tcW w:w="2693" w:type="dxa"/>
                  <w:vAlign w:val="bottom"/>
                </w:tcPr>
                <w:p w14:paraId="0000026A" w14:textId="77777777" w:rsidR="00557457" w:rsidRPr="00811BD8" w:rsidRDefault="00000000">
                  <w:pPr>
                    <w:rPr>
                      <w:color w:val="FF0000"/>
                      <w:sz w:val="18"/>
                      <w:szCs w:val="18"/>
                      <w:lang w:val="en-US"/>
                    </w:rPr>
                  </w:pPr>
                  <w:r w:rsidRPr="00811BD8">
                    <w:rPr>
                      <w:color w:val="000000"/>
                      <w:lang w:val="en-US"/>
                    </w:rPr>
                    <w:t>IMEPg4_bar</w:t>
                  </w:r>
                </w:p>
              </w:tc>
            </w:tr>
            <w:tr w:rsidR="00557457" w:rsidRPr="00811BD8" w14:paraId="5257D593" w14:textId="77777777">
              <w:trPr>
                <w:jc w:val="center"/>
              </w:trPr>
              <w:tc>
                <w:tcPr>
                  <w:tcW w:w="2830" w:type="dxa"/>
                  <w:vAlign w:val="bottom"/>
                </w:tcPr>
                <w:p w14:paraId="0000026B" w14:textId="77777777" w:rsidR="00557457" w:rsidRPr="00811BD8" w:rsidRDefault="00000000">
                  <w:pPr>
                    <w:rPr>
                      <w:color w:val="BFBFBF"/>
                      <w:sz w:val="18"/>
                      <w:szCs w:val="18"/>
                      <w:lang w:val="en-US"/>
                    </w:rPr>
                  </w:pPr>
                  <w:r w:rsidRPr="00811BD8">
                    <w:rPr>
                      <w:color w:val="BFBFBF"/>
                      <w:lang w:val="en-US"/>
                    </w:rPr>
                    <w:t>NI9205_14_V</w:t>
                  </w:r>
                </w:p>
              </w:tc>
              <w:tc>
                <w:tcPr>
                  <w:tcW w:w="2977" w:type="dxa"/>
                  <w:vAlign w:val="bottom"/>
                </w:tcPr>
                <w:p w14:paraId="0000026C" w14:textId="77777777" w:rsidR="00557457" w:rsidRPr="00811BD8" w:rsidRDefault="00000000">
                  <w:pPr>
                    <w:rPr>
                      <w:color w:val="FF0000"/>
                      <w:sz w:val="18"/>
                      <w:szCs w:val="18"/>
                      <w:lang w:val="en-US"/>
                    </w:rPr>
                  </w:pPr>
                  <w:r w:rsidRPr="00811BD8">
                    <w:rPr>
                      <w:color w:val="000000"/>
                      <w:lang w:val="en-US"/>
                    </w:rPr>
                    <w:t>C101_CompSpeed_rpm</w:t>
                  </w:r>
                </w:p>
              </w:tc>
              <w:tc>
                <w:tcPr>
                  <w:tcW w:w="2693" w:type="dxa"/>
                  <w:vAlign w:val="bottom"/>
                </w:tcPr>
                <w:p w14:paraId="0000026D" w14:textId="77777777" w:rsidR="00557457" w:rsidRPr="00811BD8" w:rsidRDefault="00000000">
                  <w:pPr>
                    <w:rPr>
                      <w:color w:val="FF0000"/>
                      <w:sz w:val="18"/>
                      <w:szCs w:val="18"/>
                      <w:lang w:val="en-US"/>
                    </w:rPr>
                  </w:pPr>
                  <w:r w:rsidRPr="00811BD8">
                    <w:rPr>
                      <w:color w:val="000000"/>
                      <w:lang w:val="en-US"/>
                    </w:rPr>
                    <w:t>IMEPg5_bar</w:t>
                  </w:r>
                </w:p>
              </w:tc>
            </w:tr>
            <w:tr w:rsidR="00557457" w:rsidRPr="00811BD8" w14:paraId="0EA94491" w14:textId="77777777">
              <w:trPr>
                <w:jc w:val="center"/>
              </w:trPr>
              <w:tc>
                <w:tcPr>
                  <w:tcW w:w="2830" w:type="dxa"/>
                  <w:vAlign w:val="bottom"/>
                </w:tcPr>
                <w:p w14:paraId="0000026E" w14:textId="77777777" w:rsidR="00557457" w:rsidRPr="00811BD8" w:rsidRDefault="00000000">
                  <w:pPr>
                    <w:rPr>
                      <w:color w:val="BFBFBF"/>
                      <w:sz w:val="18"/>
                      <w:szCs w:val="18"/>
                      <w:lang w:val="en-US"/>
                    </w:rPr>
                  </w:pPr>
                  <w:r w:rsidRPr="00811BD8">
                    <w:rPr>
                      <w:color w:val="BFBFBF"/>
                      <w:lang w:val="en-US"/>
                    </w:rPr>
                    <w:t>NI9205_15_V</w:t>
                  </w:r>
                </w:p>
              </w:tc>
              <w:tc>
                <w:tcPr>
                  <w:tcW w:w="2977" w:type="dxa"/>
                  <w:vAlign w:val="bottom"/>
                </w:tcPr>
                <w:p w14:paraId="0000026F" w14:textId="77777777" w:rsidR="00557457" w:rsidRPr="00811BD8" w:rsidRDefault="00000000">
                  <w:pPr>
                    <w:rPr>
                      <w:color w:val="FF0000"/>
                      <w:sz w:val="18"/>
                      <w:szCs w:val="18"/>
                      <w:lang w:val="en-US"/>
                    </w:rPr>
                  </w:pPr>
                  <w:r w:rsidRPr="00811BD8">
                    <w:rPr>
                      <w:color w:val="000000"/>
                      <w:lang w:val="en-US"/>
                    </w:rPr>
                    <w:t>PT104_Pressure_kPa</w:t>
                  </w:r>
                </w:p>
              </w:tc>
              <w:tc>
                <w:tcPr>
                  <w:tcW w:w="2693" w:type="dxa"/>
                  <w:vAlign w:val="bottom"/>
                </w:tcPr>
                <w:p w14:paraId="00000270" w14:textId="77777777" w:rsidR="00557457" w:rsidRPr="00811BD8" w:rsidRDefault="00000000">
                  <w:pPr>
                    <w:rPr>
                      <w:color w:val="FF0000"/>
                      <w:sz w:val="18"/>
                      <w:szCs w:val="18"/>
                      <w:lang w:val="en-US"/>
                    </w:rPr>
                  </w:pPr>
                  <w:r w:rsidRPr="00811BD8">
                    <w:rPr>
                      <w:color w:val="000000"/>
                      <w:lang w:val="en-US"/>
                    </w:rPr>
                    <w:t>IMEPg6_bar</w:t>
                  </w:r>
                </w:p>
              </w:tc>
            </w:tr>
            <w:tr w:rsidR="00557457" w:rsidRPr="00811BD8" w14:paraId="0EB83231" w14:textId="77777777">
              <w:trPr>
                <w:jc w:val="center"/>
              </w:trPr>
              <w:tc>
                <w:tcPr>
                  <w:tcW w:w="2830" w:type="dxa"/>
                  <w:vAlign w:val="bottom"/>
                </w:tcPr>
                <w:p w14:paraId="00000271" w14:textId="77777777" w:rsidR="00557457" w:rsidRPr="00811BD8" w:rsidRDefault="00000000">
                  <w:pPr>
                    <w:rPr>
                      <w:color w:val="FF0000"/>
                      <w:sz w:val="18"/>
                      <w:szCs w:val="18"/>
                      <w:lang w:val="en-US"/>
                    </w:rPr>
                  </w:pPr>
                  <w:r w:rsidRPr="00811BD8">
                    <w:rPr>
                      <w:color w:val="000000"/>
                      <w:lang w:val="en-US"/>
                    </w:rPr>
                    <w:t>NG_FT_001_kgs</w:t>
                  </w:r>
                </w:p>
              </w:tc>
              <w:tc>
                <w:tcPr>
                  <w:tcW w:w="2977" w:type="dxa"/>
                  <w:vAlign w:val="bottom"/>
                </w:tcPr>
                <w:p w14:paraId="00000272" w14:textId="77777777" w:rsidR="00557457" w:rsidRPr="00811BD8" w:rsidRDefault="00000000">
                  <w:pPr>
                    <w:rPr>
                      <w:color w:val="FF0000"/>
                      <w:sz w:val="18"/>
                      <w:szCs w:val="18"/>
                      <w:lang w:val="en-US"/>
                    </w:rPr>
                  </w:pPr>
                  <w:r w:rsidRPr="00811BD8">
                    <w:rPr>
                      <w:color w:val="000000"/>
                      <w:lang w:val="en-US"/>
                    </w:rPr>
                    <w:t>PT106_Pressure_kPa</w:t>
                  </w:r>
                </w:p>
              </w:tc>
              <w:tc>
                <w:tcPr>
                  <w:tcW w:w="2693" w:type="dxa"/>
                  <w:vAlign w:val="bottom"/>
                </w:tcPr>
                <w:p w14:paraId="00000273" w14:textId="77777777" w:rsidR="00557457" w:rsidRPr="00811BD8" w:rsidRDefault="00000000">
                  <w:pPr>
                    <w:rPr>
                      <w:color w:val="FF0000"/>
                      <w:sz w:val="18"/>
                      <w:szCs w:val="18"/>
                      <w:lang w:val="en-US"/>
                    </w:rPr>
                  </w:pPr>
                  <w:r w:rsidRPr="00811BD8">
                    <w:rPr>
                      <w:color w:val="000000"/>
                      <w:lang w:val="en-US"/>
                    </w:rPr>
                    <w:t>IMEPn1_bar</w:t>
                  </w:r>
                </w:p>
              </w:tc>
            </w:tr>
            <w:tr w:rsidR="00557457" w:rsidRPr="00811BD8" w14:paraId="4B6A282A" w14:textId="77777777">
              <w:trPr>
                <w:jc w:val="center"/>
              </w:trPr>
              <w:tc>
                <w:tcPr>
                  <w:tcW w:w="2830" w:type="dxa"/>
                  <w:vAlign w:val="bottom"/>
                </w:tcPr>
                <w:p w14:paraId="00000274" w14:textId="77777777" w:rsidR="00557457" w:rsidRPr="00811BD8" w:rsidRDefault="00000000">
                  <w:pPr>
                    <w:rPr>
                      <w:color w:val="FF0000"/>
                      <w:sz w:val="18"/>
                      <w:szCs w:val="18"/>
                      <w:lang w:val="en-US"/>
                    </w:rPr>
                  </w:pPr>
                  <w:r w:rsidRPr="00811BD8">
                    <w:rPr>
                      <w:color w:val="000000"/>
                      <w:lang w:val="en-US"/>
                    </w:rPr>
                    <w:t>NG_PT_001_bar</w:t>
                  </w:r>
                </w:p>
              </w:tc>
              <w:tc>
                <w:tcPr>
                  <w:tcW w:w="2977" w:type="dxa"/>
                  <w:vAlign w:val="bottom"/>
                </w:tcPr>
                <w:p w14:paraId="00000275" w14:textId="77777777" w:rsidR="00557457" w:rsidRPr="00811BD8" w:rsidRDefault="00000000">
                  <w:pPr>
                    <w:rPr>
                      <w:color w:val="FF0000"/>
                      <w:sz w:val="18"/>
                      <w:szCs w:val="18"/>
                      <w:lang w:val="en-US"/>
                    </w:rPr>
                  </w:pPr>
                  <w:proofErr w:type="spellStart"/>
                  <w:r w:rsidRPr="00811BD8">
                    <w:rPr>
                      <w:color w:val="000000"/>
                      <w:lang w:val="en-US"/>
                    </w:rPr>
                    <w:t>PLC_Manual_Control</w:t>
                  </w:r>
                  <w:proofErr w:type="spellEnd"/>
                </w:p>
              </w:tc>
              <w:tc>
                <w:tcPr>
                  <w:tcW w:w="2693" w:type="dxa"/>
                  <w:vAlign w:val="bottom"/>
                </w:tcPr>
                <w:p w14:paraId="00000276" w14:textId="77777777" w:rsidR="00557457" w:rsidRPr="00811BD8" w:rsidRDefault="00000000">
                  <w:pPr>
                    <w:rPr>
                      <w:color w:val="FF0000"/>
                      <w:sz w:val="18"/>
                      <w:szCs w:val="18"/>
                      <w:lang w:val="en-US"/>
                    </w:rPr>
                  </w:pPr>
                  <w:r w:rsidRPr="00811BD8">
                    <w:rPr>
                      <w:color w:val="000000"/>
                      <w:lang w:val="en-US"/>
                    </w:rPr>
                    <w:t>IMEPn2_bar</w:t>
                  </w:r>
                </w:p>
              </w:tc>
            </w:tr>
            <w:tr w:rsidR="00557457" w:rsidRPr="00811BD8" w14:paraId="4293AD19" w14:textId="77777777">
              <w:trPr>
                <w:jc w:val="center"/>
              </w:trPr>
              <w:tc>
                <w:tcPr>
                  <w:tcW w:w="2830" w:type="dxa"/>
                  <w:vAlign w:val="bottom"/>
                </w:tcPr>
                <w:p w14:paraId="00000277" w14:textId="77777777" w:rsidR="00557457" w:rsidRPr="00811BD8" w:rsidRDefault="00000000">
                  <w:pPr>
                    <w:rPr>
                      <w:color w:val="FF0000"/>
                      <w:sz w:val="18"/>
                      <w:szCs w:val="18"/>
                      <w:lang w:val="en-US"/>
                    </w:rPr>
                  </w:pPr>
                  <w:r w:rsidRPr="00811BD8">
                    <w:rPr>
                      <w:color w:val="000000"/>
                      <w:lang w:val="en-US"/>
                    </w:rPr>
                    <w:t>NGDI_PT_001_bar</w:t>
                  </w:r>
                </w:p>
              </w:tc>
              <w:tc>
                <w:tcPr>
                  <w:tcW w:w="2977" w:type="dxa"/>
                  <w:vAlign w:val="bottom"/>
                </w:tcPr>
                <w:p w14:paraId="00000278" w14:textId="77777777" w:rsidR="00557457" w:rsidRPr="00811BD8" w:rsidRDefault="00000000">
                  <w:pPr>
                    <w:rPr>
                      <w:color w:val="FF0000"/>
                      <w:sz w:val="18"/>
                      <w:szCs w:val="18"/>
                      <w:lang w:val="en-US"/>
                    </w:rPr>
                  </w:pPr>
                  <w:proofErr w:type="spellStart"/>
                  <w:r w:rsidRPr="00811BD8">
                    <w:rPr>
                      <w:color w:val="000000"/>
                      <w:lang w:val="en-US"/>
                    </w:rPr>
                    <w:t>MTR_State</w:t>
                  </w:r>
                  <w:proofErr w:type="spellEnd"/>
                </w:p>
              </w:tc>
              <w:tc>
                <w:tcPr>
                  <w:tcW w:w="2693" w:type="dxa"/>
                  <w:vAlign w:val="bottom"/>
                </w:tcPr>
                <w:p w14:paraId="00000279" w14:textId="77777777" w:rsidR="00557457" w:rsidRPr="00811BD8" w:rsidRDefault="00000000">
                  <w:pPr>
                    <w:rPr>
                      <w:color w:val="FF0000"/>
                      <w:sz w:val="18"/>
                      <w:szCs w:val="18"/>
                      <w:lang w:val="en-US"/>
                    </w:rPr>
                  </w:pPr>
                  <w:r w:rsidRPr="00811BD8">
                    <w:rPr>
                      <w:color w:val="000000"/>
                      <w:lang w:val="en-US"/>
                    </w:rPr>
                    <w:t>IMEPn3_bar</w:t>
                  </w:r>
                </w:p>
              </w:tc>
            </w:tr>
            <w:tr w:rsidR="00557457" w:rsidRPr="00811BD8" w14:paraId="366469C1" w14:textId="77777777">
              <w:trPr>
                <w:jc w:val="center"/>
              </w:trPr>
              <w:tc>
                <w:tcPr>
                  <w:tcW w:w="2830" w:type="dxa"/>
                  <w:vAlign w:val="bottom"/>
                </w:tcPr>
                <w:p w14:paraId="0000027A" w14:textId="77777777" w:rsidR="00557457" w:rsidRPr="00811BD8" w:rsidRDefault="00000000">
                  <w:pPr>
                    <w:rPr>
                      <w:color w:val="FF0000"/>
                      <w:sz w:val="18"/>
                      <w:szCs w:val="18"/>
                      <w:lang w:val="en-US"/>
                    </w:rPr>
                  </w:pPr>
                  <w:r w:rsidRPr="00811BD8">
                    <w:rPr>
                      <w:color w:val="000000"/>
                      <w:lang w:val="en-US"/>
                    </w:rPr>
                    <w:t>O2_FC_001_kgs</w:t>
                  </w:r>
                </w:p>
              </w:tc>
              <w:tc>
                <w:tcPr>
                  <w:tcW w:w="2977" w:type="dxa"/>
                  <w:vAlign w:val="bottom"/>
                </w:tcPr>
                <w:p w14:paraId="0000027B" w14:textId="77777777" w:rsidR="00557457" w:rsidRPr="00811BD8" w:rsidRDefault="00000000">
                  <w:pPr>
                    <w:rPr>
                      <w:color w:val="FF0000"/>
                      <w:sz w:val="18"/>
                      <w:szCs w:val="18"/>
                      <w:lang w:val="en-US"/>
                    </w:rPr>
                  </w:pPr>
                  <w:proofErr w:type="spellStart"/>
                  <w:r w:rsidRPr="00811BD8">
                    <w:rPr>
                      <w:color w:val="000000"/>
                      <w:lang w:val="en-US"/>
                    </w:rPr>
                    <w:t>MTR_HeartBeat</w:t>
                  </w:r>
                  <w:proofErr w:type="spellEnd"/>
                </w:p>
              </w:tc>
              <w:tc>
                <w:tcPr>
                  <w:tcW w:w="2693" w:type="dxa"/>
                  <w:vAlign w:val="bottom"/>
                </w:tcPr>
                <w:p w14:paraId="0000027C" w14:textId="77777777" w:rsidR="00557457" w:rsidRPr="00811BD8" w:rsidRDefault="00000000">
                  <w:pPr>
                    <w:rPr>
                      <w:color w:val="FF0000"/>
                      <w:sz w:val="18"/>
                      <w:szCs w:val="18"/>
                      <w:lang w:val="en-US"/>
                    </w:rPr>
                  </w:pPr>
                  <w:r w:rsidRPr="00811BD8">
                    <w:rPr>
                      <w:color w:val="000000"/>
                      <w:lang w:val="en-US"/>
                    </w:rPr>
                    <w:t>IMEPn4_bar</w:t>
                  </w:r>
                </w:p>
              </w:tc>
            </w:tr>
            <w:tr w:rsidR="00557457" w:rsidRPr="00811BD8" w14:paraId="4539EA81" w14:textId="77777777">
              <w:trPr>
                <w:jc w:val="center"/>
              </w:trPr>
              <w:tc>
                <w:tcPr>
                  <w:tcW w:w="2830" w:type="dxa"/>
                  <w:vAlign w:val="bottom"/>
                </w:tcPr>
                <w:p w14:paraId="0000027D" w14:textId="77777777" w:rsidR="00557457" w:rsidRPr="00811BD8" w:rsidRDefault="00000000">
                  <w:pPr>
                    <w:rPr>
                      <w:color w:val="FF0000"/>
                      <w:sz w:val="18"/>
                      <w:szCs w:val="18"/>
                      <w:lang w:val="en-US"/>
                    </w:rPr>
                  </w:pPr>
                  <w:r w:rsidRPr="00811BD8">
                    <w:rPr>
                      <w:color w:val="000000"/>
                      <w:lang w:val="en-US"/>
                    </w:rPr>
                    <w:t>NG_FC_001_kgs</w:t>
                  </w:r>
                </w:p>
              </w:tc>
              <w:tc>
                <w:tcPr>
                  <w:tcW w:w="2977" w:type="dxa"/>
                  <w:vAlign w:val="bottom"/>
                </w:tcPr>
                <w:p w14:paraId="0000027E" w14:textId="77777777" w:rsidR="00557457" w:rsidRPr="00811BD8" w:rsidRDefault="00000000">
                  <w:pPr>
                    <w:rPr>
                      <w:color w:val="FF0000"/>
                      <w:sz w:val="18"/>
                      <w:szCs w:val="18"/>
                      <w:lang w:val="en-US"/>
                    </w:rPr>
                  </w:pPr>
                  <w:r w:rsidRPr="00811BD8">
                    <w:rPr>
                      <w:color w:val="000000"/>
                      <w:lang w:val="en-US"/>
                    </w:rPr>
                    <w:t>PV103_Ctrl_Mode_act</w:t>
                  </w:r>
                </w:p>
              </w:tc>
              <w:tc>
                <w:tcPr>
                  <w:tcW w:w="2693" w:type="dxa"/>
                  <w:vAlign w:val="bottom"/>
                </w:tcPr>
                <w:p w14:paraId="0000027F" w14:textId="77777777" w:rsidR="00557457" w:rsidRPr="00811BD8" w:rsidRDefault="00000000">
                  <w:pPr>
                    <w:rPr>
                      <w:color w:val="FF0000"/>
                      <w:sz w:val="18"/>
                      <w:szCs w:val="18"/>
                      <w:lang w:val="en-US"/>
                    </w:rPr>
                  </w:pPr>
                  <w:r w:rsidRPr="00811BD8">
                    <w:rPr>
                      <w:color w:val="000000"/>
                      <w:lang w:val="en-US"/>
                    </w:rPr>
                    <w:t>IMEPn5_bar</w:t>
                  </w:r>
                </w:p>
              </w:tc>
            </w:tr>
            <w:tr w:rsidR="00557457" w:rsidRPr="00811BD8" w14:paraId="59E62516" w14:textId="77777777">
              <w:trPr>
                <w:jc w:val="center"/>
              </w:trPr>
              <w:tc>
                <w:tcPr>
                  <w:tcW w:w="2830" w:type="dxa"/>
                  <w:vAlign w:val="bottom"/>
                </w:tcPr>
                <w:p w14:paraId="00000280" w14:textId="77777777" w:rsidR="00557457" w:rsidRPr="00811BD8" w:rsidRDefault="00000000">
                  <w:pPr>
                    <w:rPr>
                      <w:color w:val="FF0000"/>
                      <w:sz w:val="18"/>
                      <w:szCs w:val="18"/>
                      <w:lang w:val="en-US"/>
                    </w:rPr>
                  </w:pPr>
                  <w:r w:rsidRPr="00811BD8">
                    <w:rPr>
                      <w:color w:val="000000"/>
                      <w:lang w:val="en-US"/>
                    </w:rPr>
                    <w:t>NGDI_FT_001_kgs</w:t>
                  </w:r>
                </w:p>
              </w:tc>
              <w:tc>
                <w:tcPr>
                  <w:tcW w:w="2977" w:type="dxa"/>
                  <w:vAlign w:val="bottom"/>
                </w:tcPr>
                <w:p w14:paraId="00000281" w14:textId="77777777" w:rsidR="00557457" w:rsidRPr="00811BD8" w:rsidRDefault="00000000">
                  <w:pPr>
                    <w:rPr>
                      <w:color w:val="FF0000"/>
                      <w:sz w:val="18"/>
                      <w:szCs w:val="18"/>
                      <w:lang w:val="en-US"/>
                    </w:rPr>
                  </w:pPr>
                  <w:r w:rsidRPr="00811BD8">
                    <w:rPr>
                      <w:color w:val="000000"/>
                      <w:lang w:val="en-US"/>
                    </w:rPr>
                    <w:t>FV301_Ctrl_Mode_act</w:t>
                  </w:r>
                </w:p>
              </w:tc>
              <w:tc>
                <w:tcPr>
                  <w:tcW w:w="2693" w:type="dxa"/>
                  <w:vAlign w:val="bottom"/>
                </w:tcPr>
                <w:p w14:paraId="00000282" w14:textId="77777777" w:rsidR="00557457" w:rsidRPr="00811BD8" w:rsidRDefault="00000000">
                  <w:pPr>
                    <w:rPr>
                      <w:color w:val="FF0000"/>
                      <w:sz w:val="18"/>
                      <w:szCs w:val="18"/>
                      <w:lang w:val="en-US"/>
                    </w:rPr>
                  </w:pPr>
                  <w:r w:rsidRPr="00811BD8">
                    <w:rPr>
                      <w:color w:val="000000"/>
                      <w:lang w:val="en-US"/>
                    </w:rPr>
                    <w:t>IMEPn6_bar</w:t>
                  </w:r>
                </w:p>
              </w:tc>
            </w:tr>
            <w:tr w:rsidR="00557457" w:rsidRPr="00811BD8" w14:paraId="6D29AF1B" w14:textId="77777777">
              <w:trPr>
                <w:jc w:val="center"/>
              </w:trPr>
              <w:tc>
                <w:tcPr>
                  <w:tcW w:w="2830" w:type="dxa"/>
                  <w:vAlign w:val="bottom"/>
                </w:tcPr>
                <w:p w14:paraId="00000283" w14:textId="77777777" w:rsidR="00557457" w:rsidRPr="00811BD8" w:rsidRDefault="00000000">
                  <w:pPr>
                    <w:rPr>
                      <w:color w:val="FF0000"/>
                      <w:sz w:val="18"/>
                      <w:szCs w:val="18"/>
                      <w:lang w:val="en-US"/>
                    </w:rPr>
                  </w:pPr>
                  <w:r w:rsidRPr="00811BD8">
                    <w:rPr>
                      <w:color w:val="000000"/>
                      <w:lang w:val="en-US"/>
                    </w:rPr>
                    <w:t>WF_PT_004_bar</w:t>
                  </w:r>
                </w:p>
              </w:tc>
              <w:tc>
                <w:tcPr>
                  <w:tcW w:w="2977" w:type="dxa"/>
                  <w:vAlign w:val="bottom"/>
                </w:tcPr>
                <w:p w14:paraId="00000284" w14:textId="77777777" w:rsidR="00557457" w:rsidRPr="00811BD8" w:rsidRDefault="00000000">
                  <w:pPr>
                    <w:rPr>
                      <w:color w:val="FF0000"/>
                      <w:sz w:val="18"/>
                      <w:szCs w:val="18"/>
                      <w:lang w:val="en-US"/>
                    </w:rPr>
                  </w:pPr>
                  <w:r w:rsidRPr="00811BD8">
                    <w:rPr>
                      <w:color w:val="000000"/>
                      <w:lang w:val="en-US"/>
                    </w:rPr>
                    <w:t>PV300_Ctrl_Mode_act</w:t>
                  </w:r>
                </w:p>
              </w:tc>
              <w:tc>
                <w:tcPr>
                  <w:tcW w:w="2693" w:type="dxa"/>
                  <w:vAlign w:val="bottom"/>
                </w:tcPr>
                <w:p w14:paraId="00000285" w14:textId="77777777" w:rsidR="00557457" w:rsidRPr="00811BD8" w:rsidRDefault="00000000">
                  <w:pPr>
                    <w:rPr>
                      <w:color w:val="FF0000"/>
                      <w:sz w:val="18"/>
                      <w:szCs w:val="18"/>
                      <w:lang w:val="en-US"/>
                    </w:rPr>
                  </w:pPr>
                  <w:r w:rsidRPr="00811BD8">
                    <w:rPr>
                      <w:color w:val="000000"/>
                      <w:lang w:val="en-US"/>
                    </w:rPr>
                    <w:t>PMEP1_bar</w:t>
                  </w:r>
                </w:p>
              </w:tc>
            </w:tr>
            <w:tr w:rsidR="00557457" w:rsidRPr="00811BD8" w14:paraId="732F9125" w14:textId="77777777">
              <w:trPr>
                <w:jc w:val="center"/>
              </w:trPr>
              <w:tc>
                <w:tcPr>
                  <w:tcW w:w="2830" w:type="dxa"/>
                  <w:vAlign w:val="bottom"/>
                </w:tcPr>
                <w:p w14:paraId="00000286" w14:textId="77777777" w:rsidR="00557457" w:rsidRPr="00811BD8" w:rsidRDefault="00000000">
                  <w:pPr>
                    <w:rPr>
                      <w:color w:val="FF0000"/>
                      <w:sz w:val="18"/>
                      <w:szCs w:val="18"/>
                      <w:lang w:val="en-US"/>
                    </w:rPr>
                  </w:pPr>
                  <w:r w:rsidRPr="00811BD8">
                    <w:rPr>
                      <w:color w:val="000000"/>
                      <w:lang w:val="en-US"/>
                    </w:rPr>
                    <w:t>O2_PT_001_bar</w:t>
                  </w:r>
                </w:p>
              </w:tc>
              <w:tc>
                <w:tcPr>
                  <w:tcW w:w="2977" w:type="dxa"/>
                  <w:vAlign w:val="bottom"/>
                </w:tcPr>
                <w:p w14:paraId="00000287" w14:textId="77777777" w:rsidR="00557457" w:rsidRPr="00811BD8" w:rsidRDefault="00000000">
                  <w:pPr>
                    <w:rPr>
                      <w:color w:val="FF0000"/>
                      <w:sz w:val="18"/>
                      <w:szCs w:val="18"/>
                      <w:lang w:val="en-US"/>
                    </w:rPr>
                  </w:pPr>
                  <w:proofErr w:type="spellStart"/>
                  <w:r w:rsidRPr="00811BD8">
                    <w:rPr>
                      <w:color w:val="000000"/>
                      <w:lang w:val="en-US"/>
                    </w:rPr>
                    <w:t>MTR_Diagnostic_Status</w:t>
                  </w:r>
                  <w:proofErr w:type="spellEnd"/>
                </w:p>
              </w:tc>
              <w:tc>
                <w:tcPr>
                  <w:tcW w:w="2693" w:type="dxa"/>
                  <w:vAlign w:val="bottom"/>
                </w:tcPr>
                <w:p w14:paraId="00000288" w14:textId="77777777" w:rsidR="00557457" w:rsidRPr="00811BD8" w:rsidRDefault="00000000">
                  <w:pPr>
                    <w:rPr>
                      <w:color w:val="FF0000"/>
                      <w:sz w:val="18"/>
                      <w:szCs w:val="18"/>
                      <w:lang w:val="en-US"/>
                    </w:rPr>
                  </w:pPr>
                  <w:r w:rsidRPr="00811BD8">
                    <w:rPr>
                      <w:color w:val="000000"/>
                      <w:lang w:val="en-US"/>
                    </w:rPr>
                    <w:t>PMEP2_bar</w:t>
                  </w:r>
                </w:p>
              </w:tc>
            </w:tr>
            <w:tr w:rsidR="00557457" w:rsidRPr="00811BD8" w14:paraId="02E03FD7" w14:textId="77777777">
              <w:trPr>
                <w:jc w:val="center"/>
              </w:trPr>
              <w:tc>
                <w:tcPr>
                  <w:tcW w:w="2830" w:type="dxa"/>
                  <w:vAlign w:val="bottom"/>
                </w:tcPr>
                <w:p w14:paraId="00000289" w14:textId="77777777" w:rsidR="00557457" w:rsidRPr="00811BD8" w:rsidRDefault="00000000">
                  <w:pPr>
                    <w:rPr>
                      <w:color w:val="FF0000"/>
                      <w:sz w:val="18"/>
                      <w:szCs w:val="18"/>
                      <w:lang w:val="en-US"/>
                    </w:rPr>
                  </w:pPr>
                  <w:r w:rsidRPr="00811BD8">
                    <w:rPr>
                      <w:color w:val="000000"/>
                      <w:lang w:val="en-US"/>
                    </w:rPr>
                    <w:t>AR_PT_001_bar</w:t>
                  </w:r>
                </w:p>
              </w:tc>
              <w:tc>
                <w:tcPr>
                  <w:tcW w:w="2977" w:type="dxa"/>
                  <w:vAlign w:val="bottom"/>
                </w:tcPr>
                <w:p w14:paraId="0000028A" w14:textId="77777777" w:rsidR="00557457" w:rsidRPr="00811BD8" w:rsidRDefault="00557457">
                  <w:pPr>
                    <w:rPr>
                      <w:color w:val="FF0000"/>
                      <w:sz w:val="18"/>
                      <w:szCs w:val="18"/>
                      <w:lang w:val="en-US"/>
                    </w:rPr>
                  </w:pPr>
                </w:p>
              </w:tc>
              <w:tc>
                <w:tcPr>
                  <w:tcW w:w="2693" w:type="dxa"/>
                  <w:vAlign w:val="bottom"/>
                </w:tcPr>
                <w:p w14:paraId="0000028B" w14:textId="77777777" w:rsidR="00557457" w:rsidRPr="00811BD8" w:rsidRDefault="00000000">
                  <w:pPr>
                    <w:rPr>
                      <w:color w:val="FF0000"/>
                      <w:sz w:val="18"/>
                      <w:szCs w:val="18"/>
                      <w:lang w:val="en-US"/>
                    </w:rPr>
                  </w:pPr>
                  <w:r w:rsidRPr="00811BD8">
                    <w:rPr>
                      <w:color w:val="000000"/>
                      <w:lang w:val="en-US"/>
                    </w:rPr>
                    <w:t>PMEP3_bar</w:t>
                  </w:r>
                </w:p>
              </w:tc>
            </w:tr>
            <w:tr w:rsidR="00557457" w:rsidRPr="00811BD8" w14:paraId="6FFDD745" w14:textId="77777777">
              <w:trPr>
                <w:jc w:val="center"/>
              </w:trPr>
              <w:tc>
                <w:tcPr>
                  <w:tcW w:w="2830" w:type="dxa"/>
                  <w:vAlign w:val="bottom"/>
                </w:tcPr>
                <w:p w14:paraId="0000028C" w14:textId="77777777" w:rsidR="00557457" w:rsidRPr="00811BD8" w:rsidRDefault="00000000">
                  <w:pPr>
                    <w:rPr>
                      <w:color w:val="FF0000"/>
                      <w:sz w:val="18"/>
                      <w:szCs w:val="18"/>
                      <w:lang w:val="en-US"/>
                    </w:rPr>
                  </w:pPr>
                  <w:r w:rsidRPr="00811BD8">
                    <w:rPr>
                      <w:color w:val="000000"/>
                      <w:lang w:val="en-US"/>
                    </w:rPr>
                    <w:t>AR_FT_001_kgs</w:t>
                  </w:r>
                </w:p>
              </w:tc>
              <w:tc>
                <w:tcPr>
                  <w:tcW w:w="2977" w:type="dxa"/>
                  <w:vAlign w:val="bottom"/>
                </w:tcPr>
                <w:p w14:paraId="0000028D" w14:textId="77777777" w:rsidR="00557457" w:rsidRPr="00811BD8" w:rsidRDefault="00557457">
                  <w:pPr>
                    <w:rPr>
                      <w:color w:val="FF0000"/>
                      <w:sz w:val="18"/>
                      <w:szCs w:val="18"/>
                      <w:lang w:val="en-US"/>
                    </w:rPr>
                  </w:pPr>
                </w:p>
              </w:tc>
              <w:tc>
                <w:tcPr>
                  <w:tcW w:w="2693" w:type="dxa"/>
                  <w:vAlign w:val="bottom"/>
                </w:tcPr>
                <w:p w14:paraId="0000028E" w14:textId="77777777" w:rsidR="00557457" w:rsidRPr="00811BD8" w:rsidRDefault="00000000">
                  <w:pPr>
                    <w:rPr>
                      <w:color w:val="FF0000"/>
                      <w:sz w:val="18"/>
                      <w:szCs w:val="18"/>
                      <w:lang w:val="en-US"/>
                    </w:rPr>
                  </w:pPr>
                  <w:r w:rsidRPr="00811BD8">
                    <w:rPr>
                      <w:color w:val="000000"/>
                      <w:lang w:val="en-US"/>
                    </w:rPr>
                    <w:t>PMEP4_bar</w:t>
                  </w:r>
                </w:p>
              </w:tc>
            </w:tr>
            <w:tr w:rsidR="00557457" w:rsidRPr="00811BD8" w14:paraId="78386CCC" w14:textId="77777777">
              <w:trPr>
                <w:jc w:val="center"/>
              </w:trPr>
              <w:tc>
                <w:tcPr>
                  <w:tcW w:w="2830" w:type="dxa"/>
                  <w:vAlign w:val="bottom"/>
                </w:tcPr>
                <w:p w14:paraId="0000028F" w14:textId="77777777" w:rsidR="00557457" w:rsidRPr="00811BD8" w:rsidRDefault="00000000">
                  <w:pPr>
                    <w:rPr>
                      <w:color w:val="FF0000"/>
                      <w:sz w:val="18"/>
                      <w:szCs w:val="18"/>
                      <w:lang w:val="en-US"/>
                    </w:rPr>
                  </w:pPr>
                  <w:r w:rsidRPr="00811BD8">
                    <w:rPr>
                      <w:color w:val="000000"/>
                      <w:lang w:val="en-US"/>
                    </w:rPr>
                    <w:t>WF_PT_016_bar</w:t>
                  </w:r>
                </w:p>
              </w:tc>
              <w:tc>
                <w:tcPr>
                  <w:tcW w:w="2977" w:type="dxa"/>
                  <w:vAlign w:val="bottom"/>
                </w:tcPr>
                <w:p w14:paraId="00000290" w14:textId="77777777" w:rsidR="00557457" w:rsidRPr="00811BD8" w:rsidRDefault="00557457">
                  <w:pPr>
                    <w:rPr>
                      <w:color w:val="FF0000"/>
                      <w:sz w:val="18"/>
                      <w:szCs w:val="18"/>
                      <w:lang w:val="en-US"/>
                    </w:rPr>
                  </w:pPr>
                </w:p>
              </w:tc>
              <w:tc>
                <w:tcPr>
                  <w:tcW w:w="2693" w:type="dxa"/>
                  <w:vAlign w:val="bottom"/>
                </w:tcPr>
                <w:p w14:paraId="00000291" w14:textId="77777777" w:rsidR="00557457" w:rsidRPr="00811BD8" w:rsidRDefault="00000000">
                  <w:pPr>
                    <w:rPr>
                      <w:color w:val="FF0000"/>
                      <w:sz w:val="18"/>
                      <w:szCs w:val="18"/>
                      <w:lang w:val="en-US"/>
                    </w:rPr>
                  </w:pPr>
                  <w:r w:rsidRPr="00811BD8">
                    <w:rPr>
                      <w:color w:val="000000"/>
                      <w:lang w:val="en-US"/>
                    </w:rPr>
                    <w:t>PMEP5_bar</w:t>
                  </w:r>
                </w:p>
              </w:tc>
            </w:tr>
            <w:tr w:rsidR="00557457" w:rsidRPr="00811BD8" w14:paraId="27B2D342" w14:textId="77777777">
              <w:trPr>
                <w:jc w:val="center"/>
              </w:trPr>
              <w:tc>
                <w:tcPr>
                  <w:tcW w:w="2830" w:type="dxa"/>
                  <w:vAlign w:val="bottom"/>
                </w:tcPr>
                <w:p w14:paraId="00000292" w14:textId="77777777" w:rsidR="00557457" w:rsidRPr="00811BD8" w:rsidRDefault="00000000">
                  <w:pPr>
                    <w:rPr>
                      <w:color w:val="FF0000"/>
                      <w:sz w:val="18"/>
                      <w:szCs w:val="18"/>
                      <w:lang w:val="en-US"/>
                    </w:rPr>
                  </w:pPr>
                  <w:r w:rsidRPr="00811BD8">
                    <w:rPr>
                      <w:color w:val="000000"/>
                      <w:lang w:val="en-US"/>
                    </w:rPr>
                    <w:t>WF_PT_014_bar</w:t>
                  </w:r>
                </w:p>
              </w:tc>
              <w:tc>
                <w:tcPr>
                  <w:tcW w:w="2977" w:type="dxa"/>
                  <w:vAlign w:val="bottom"/>
                </w:tcPr>
                <w:p w14:paraId="00000293" w14:textId="77777777" w:rsidR="00557457" w:rsidRPr="00811BD8" w:rsidRDefault="00557457">
                  <w:pPr>
                    <w:rPr>
                      <w:color w:val="FF0000"/>
                      <w:sz w:val="18"/>
                      <w:szCs w:val="18"/>
                      <w:lang w:val="en-US"/>
                    </w:rPr>
                  </w:pPr>
                </w:p>
              </w:tc>
              <w:tc>
                <w:tcPr>
                  <w:tcW w:w="2693" w:type="dxa"/>
                  <w:vAlign w:val="bottom"/>
                </w:tcPr>
                <w:p w14:paraId="00000294" w14:textId="77777777" w:rsidR="00557457" w:rsidRPr="00811BD8" w:rsidRDefault="00000000">
                  <w:pPr>
                    <w:rPr>
                      <w:color w:val="FF0000"/>
                      <w:sz w:val="18"/>
                      <w:szCs w:val="18"/>
                      <w:lang w:val="en-US"/>
                    </w:rPr>
                  </w:pPr>
                  <w:r w:rsidRPr="00811BD8">
                    <w:rPr>
                      <w:color w:val="000000"/>
                      <w:lang w:val="en-US"/>
                    </w:rPr>
                    <w:t>PMEP6_bar</w:t>
                  </w:r>
                </w:p>
              </w:tc>
            </w:tr>
            <w:tr w:rsidR="00557457" w:rsidRPr="00811BD8" w14:paraId="125F5C47" w14:textId="77777777">
              <w:trPr>
                <w:jc w:val="center"/>
              </w:trPr>
              <w:tc>
                <w:tcPr>
                  <w:tcW w:w="2830" w:type="dxa"/>
                  <w:vAlign w:val="bottom"/>
                </w:tcPr>
                <w:p w14:paraId="00000295" w14:textId="77777777" w:rsidR="00557457" w:rsidRPr="00811BD8" w:rsidRDefault="00000000">
                  <w:pPr>
                    <w:rPr>
                      <w:color w:val="FF0000"/>
                      <w:sz w:val="18"/>
                      <w:szCs w:val="18"/>
                      <w:lang w:val="en-US"/>
                    </w:rPr>
                  </w:pPr>
                  <w:r w:rsidRPr="00811BD8">
                    <w:rPr>
                      <w:color w:val="000000"/>
                      <w:lang w:val="en-US"/>
                    </w:rPr>
                    <w:t>SW_FT_001_kgs</w:t>
                  </w:r>
                </w:p>
              </w:tc>
              <w:tc>
                <w:tcPr>
                  <w:tcW w:w="2977" w:type="dxa"/>
                  <w:vAlign w:val="bottom"/>
                </w:tcPr>
                <w:p w14:paraId="00000296" w14:textId="77777777" w:rsidR="00557457" w:rsidRPr="00811BD8" w:rsidRDefault="00557457">
                  <w:pPr>
                    <w:rPr>
                      <w:color w:val="FF0000"/>
                      <w:sz w:val="18"/>
                      <w:szCs w:val="18"/>
                      <w:lang w:val="en-US"/>
                    </w:rPr>
                  </w:pPr>
                </w:p>
              </w:tc>
              <w:tc>
                <w:tcPr>
                  <w:tcW w:w="2693" w:type="dxa"/>
                  <w:vAlign w:val="bottom"/>
                </w:tcPr>
                <w:p w14:paraId="00000297" w14:textId="77777777" w:rsidR="00557457" w:rsidRPr="00811BD8" w:rsidRDefault="00000000">
                  <w:pPr>
                    <w:rPr>
                      <w:color w:val="FF0000"/>
                      <w:sz w:val="18"/>
                      <w:szCs w:val="18"/>
                      <w:lang w:val="en-US"/>
                    </w:rPr>
                  </w:pPr>
                  <w:r w:rsidRPr="00811BD8">
                    <w:rPr>
                      <w:color w:val="000000"/>
                      <w:lang w:val="en-US"/>
                    </w:rPr>
                    <w:t>MaxPcyl1_bar</w:t>
                  </w:r>
                </w:p>
              </w:tc>
            </w:tr>
            <w:tr w:rsidR="00557457" w:rsidRPr="00811BD8" w14:paraId="6F63C657" w14:textId="77777777">
              <w:trPr>
                <w:jc w:val="center"/>
              </w:trPr>
              <w:tc>
                <w:tcPr>
                  <w:tcW w:w="2830" w:type="dxa"/>
                  <w:vAlign w:val="bottom"/>
                </w:tcPr>
                <w:p w14:paraId="00000298" w14:textId="77777777" w:rsidR="00557457" w:rsidRPr="00811BD8" w:rsidRDefault="00000000">
                  <w:pPr>
                    <w:rPr>
                      <w:color w:val="FF0000"/>
                      <w:sz w:val="18"/>
                      <w:szCs w:val="18"/>
                      <w:lang w:val="en-US"/>
                    </w:rPr>
                  </w:pPr>
                  <w:r w:rsidRPr="00811BD8">
                    <w:rPr>
                      <w:color w:val="000000"/>
                      <w:lang w:val="en-US"/>
                    </w:rPr>
                    <w:t>SW_FT_002_kgs</w:t>
                  </w:r>
                </w:p>
              </w:tc>
              <w:tc>
                <w:tcPr>
                  <w:tcW w:w="2977" w:type="dxa"/>
                  <w:vAlign w:val="bottom"/>
                </w:tcPr>
                <w:p w14:paraId="00000299" w14:textId="77777777" w:rsidR="00557457" w:rsidRPr="00811BD8" w:rsidRDefault="00557457">
                  <w:pPr>
                    <w:rPr>
                      <w:color w:val="FF0000"/>
                      <w:sz w:val="18"/>
                      <w:szCs w:val="18"/>
                      <w:lang w:val="en-US"/>
                    </w:rPr>
                  </w:pPr>
                </w:p>
              </w:tc>
              <w:tc>
                <w:tcPr>
                  <w:tcW w:w="2693" w:type="dxa"/>
                  <w:vAlign w:val="bottom"/>
                </w:tcPr>
                <w:p w14:paraId="0000029A" w14:textId="77777777" w:rsidR="00557457" w:rsidRPr="00811BD8" w:rsidRDefault="00000000">
                  <w:pPr>
                    <w:rPr>
                      <w:color w:val="FF0000"/>
                      <w:sz w:val="18"/>
                      <w:szCs w:val="18"/>
                      <w:lang w:val="en-US"/>
                    </w:rPr>
                  </w:pPr>
                  <w:r w:rsidRPr="00811BD8">
                    <w:rPr>
                      <w:color w:val="000000"/>
                      <w:lang w:val="en-US"/>
                    </w:rPr>
                    <w:t>MaxPcyl2_bar</w:t>
                  </w:r>
                </w:p>
              </w:tc>
            </w:tr>
            <w:tr w:rsidR="00557457" w:rsidRPr="00811BD8" w14:paraId="61BCDA6F" w14:textId="77777777">
              <w:trPr>
                <w:jc w:val="center"/>
              </w:trPr>
              <w:tc>
                <w:tcPr>
                  <w:tcW w:w="2830" w:type="dxa"/>
                  <w:vAlign w:val="bottom"/>
                </w:tcPr>
                <w:p w14:paraId="0000029B" w14:textId="77777777" w:rsidR="00557457" w:rsidRPr="00811BD8" w:rsidRDefault="00000000">
                  <w:pPr>
                    <w:rPr>
                      <w:color w:val="FF0000"/>
                      <w:sz w:val="18"/>
                      <w:szCs w:val="18"/>
                      <w:lang w:val="en-US"/>
                    </w:rPr>
                  </w:pPr>
                  <w:r w:rsidRPr="00811BD8">
                    <w:rPr>
                      <w:color w:val="000000"/>
                      <w:lang w:val="en-US"/>
                    </w:rPr>
                    <w:t>SW_FT_003_kgs</w:t>
                  </w:r>
                </w:p>
              </w:tc>
              <w:tc>
                <w:tcPr>
                  <w:tcW w:w="2977" w:type="dxa"/>
                  <w:vAlign w:val="bottom"/>
                </w:tcPr>
                <w:p w14:paraId="0000029C" w14:textId="77777777" w:rsidR="00557457" w:rsidRPr="00811BD8" w:rsidRDefault="00557457">
                  <w:pPr>
                    <w:rPr>
                      <w:color w:val="FF0000"/>
                      <w:sz w:val="18"/>
                      <w:szCs w:val="18"/>
                      <w:lang w:val="en-US"/>
                    </w:rPr>
                  </w:pPr>
                </w:p>
              </w:tc>
              <w:tc>
                <w:tcPr>
                  <w:tcW w:w="2693" w:type="dxa"/>
                  <w:vAlign w:val="bottom"/>
                </w:tcPr>
                <w:p w14:paraId="0000029D" w14:textId="77777777" w:rsidR="00557457" w:rsidRPr="00811BD8" w:rsidRDefault="00000000">
                  <w:pPr>
                    <w:rPr>
                      <w:color w:val="FF0000"/>
                      <w:sz w:val="18"/>
                      <w:szCs w:val="18"/>
                      <w:lang w:val="en-US"/>
                    </w:rPr>
                  </w:pPr>
                  <w:r w:rsidRPr="00811BD8">
                    <w:rPr>
                      <w:color w:val="000000"/>
                      <w:lang w:val="en-US"/>
                    </w:rPr>
                    <w:t>MaxPcyl3_bar</w:t>
                  </w:r>
                </w:p>
              </w:tc>
            </w:tr>
            <w:tr w:rsidR="00557457" w:rsidRPr="00811BD8" w14:paraId="2514C4A5" w14:textId="77777777">
              <w:trPr>
                <w:jc w:val="center"/>
              </w:trPr>
              <w:tc>
                <w:tcPr>
                  <w:tcW w:w="2830" w:type="dxa"/>
                  <w:vAlign w:val="bottom"/>
                </w:tcPr>
                <w:p w14:paraId="0000029E" w14:textId="77777777" w:rsidR="00557457" w:rsidRPr="00811BD8" w:rsidRDefault="00000000">
                  <w:pPr>
                    <w:rPr>
                      <w:color w:val="FF0000"/>
                      <w:sz w:val="18"/>
                      <w:szCs w:val="18"/>
                      <w:lang w:val="en-US"/>
                    </w:rPr>
                  </w:pPr>
                  <w:r w:rsidRPr="00811BD8">
                    <w:rPr>
                      <w:color w:val="000000"/>
                      <w:lang w:val="en-US"/>
                    </w:rPr>
                    <w:t>SW_FT_004_kgs</w:t>
                  </w:r>
                </w:p>
              </w:tc>
              <w:tc>
                <w:tcPr>
                  <w:tcW w:w="2977" w:type="dxa"/>
                  <w:vAlign w:val="bottom"/>
                </w:tcPr>
                <w:p w14:paraId="0000029F" w14:textId="77777777" w:rsidR="00557457" w:rsidRPr="00811BD8" w:rsidRDefault="00557457">
                  <w:pPr>
                    <w:rPr>
                      <w:color w:val="FF0000"/>
                      <w:sz w:val="18"/>
                      <w:szCs w:val="18"/>
                      <w:lang w:val="en-US"/>
                    </w:rPr>
                  </w:pPr>
                </w:p>
              </w:tc>
              <w:tc>
                <w:tcPr>
                  <w:tcW w:w="2693" w:type="dxa"/>
                  <w:vAlign w:val="bottom"/>
                </w:tcPr>
                <w:p w14:paraId="000002A0" w14:textId="77777777" w:rsidR="00557457" w:rsidRPr="00811BD8" w:rsidRDefault="00000000">
                  <w:pPr>
                    <w:rPr>
                      <w:color w:val="FF0000"/>
                      <w:sz w:val="18"/>
                      <w:szCs w:val="18"/>
                      <w:lang w:val="en-US"/>
                    </w:rPr>
                  </w:pPr>
                  <w:r w:rsidRPr="00811BD8">
                    <w:rPr>
                      <w:color w:val="000000"/>
                      <w:lang w:val="en-US"/>
                    </w:rPr>
                    <w:t>MaxPcyl4_bar</w:t>
                  </w:r>
                </w:p>
              </w:tc>
            </w:tr>
            <w:tr w:rsidR="00557457" w:rsidRPr="00811BD8" w14:paraId="28C8AC22" w14:textId="77777777">
              <w:trPr>
                <w:jc w:val="center"/>
              </w:trPr>
              <w:tc>
                <w:tcPr>
                  <w:tcW w:w="2830" w:type="dxa"/>
                  <w:vAlign w:val="bottom"/>
                </w:tcPr>
                <w:p w14:paraId="000002A1" w14:textId="77777777" w:rsidR="00557457" w:rsidRPr="00811BD8" w:rsidRDefault="00000000">
                  <w:pPr>
                    <w:rPr>
                      <w:color w:val="FF0000"/>
                      <w:sz w:val="18"/>
                      <w:szCs w:val="18"/>
                      <w:lang w:val="en-US"/>
                    </w:rPr>
                  </w:pPr>
                  <w:r w:rsidRPr="00811BD8">
                    <w:rPr>
                      <w:color w:val="000000"/>
                      <w:lang w:val="en-US"/>
                    </w:rPr>
                    <w:t>WF_TT_001_degC</w:t>
                  </w:r>
                </w:p>
              </w:tc>
              <w:tc>
                <w:tcPr>
                  <w:tcW w:w="2977" w:type="dxa"/>
                  <w:vAlign w:val="bottom"/>
                </w:tcPr>
                <w:p w14:paraId="000002A2" w14:textId="77777777" w:rsidR="00557457" w:rsidRPr="00811BD8" w:rsidRDefault="00557457">
                  <w:pPr>
                    <w:rPr>
                      <w:color w:val="FF0000"/>
                      <w:sz w:val="18"/>
                      <w:szCs w:val="18"/>
                      <w:lang w:val="en-US"/>
                    </w:rPr>
                  </w:pPr>
                </w:p>
              </w:tc>
              <w:tc>
                <w:tcPr>
                  <w:tcW w:w="2693" w:type="dxa"/>
                  <w:vAlign w:val="bottom"/>
                </w:tcPr>
                <w:p w14:paraId="000002A3" w14:textId="77777777" w:rsidR="00557457" w:rsidRPr="00811BD8" w:rsidRDefault="00000000">
                  <w:pPr>
                    <w:rPr>
                      <w:color w:val="FF0000"/>
                      <w:sz w:val="18"/>
                      <w:szCs w:val="18"/>
                      <w:lang w:val="en-US"/>
                    </w:rPr>
                  </w:pPr>
                  <w:r w:rsidRPr="00811BD8">
                    <w:rPr>
                      <w:color w:val="000000"/>
                      <w:lang w:val="en-US"/>
                    </w:rPr>
                    <w:t>MaxPcyl5_bar</w:t>
                  </w:r>
                </w:p>
              </w:tc>
            </w:tr>
            <w:tr w:rsidR="00557457" w:rsidRPr="00811BD8" w14:paraId="3580650D" w14:textId="77777777">
              <w:trPr>
                <w:jc w:val="center"/>
              </w:trPr>
              <w:tc>
                <w:tcPr>
                  <w:tcW w:w="2830" w:type="dxa"/>
                  <w:vAlign w:val="bottom"/>
                </w:tcPr>
                <w:p w14:paraId="000002A4" w14:textId="77777777" w:rsidR="00557457" w:rsidRPr="00811BD8" w:rsidRDefault="00000000">
                  <w:pPr>
                    <w:rPr>
                      <w:color w:val="FF0000"/>
                      <w:sz w:val="18"/>
                      <w:szCs w:val="18"/>
                      <w:lang w:val="en-US"/>
                    </w:rPr>
                  </w:pPr>
                  <w:r w:rsidRPr="00811BD8">
                    <w:rPr>
                      <w:color w:val="000000"/>
                      <w:lang w:val="en-US"/>
                    </w:rPr>
                    <w:t>O2_TT_001_degC</w:t>
                  </w:r>
                </w:p>
              </w:tc>
              <w:tc>
                <w:tcPr>
                  <w:tcW w:w="2977" w:type="dxa"/>
                  <w:vAlign w:val="bottom"/>
                </w:tcPr>
                <w:p w14:paraId="000002A5" w14:textId="77777777" w:rsidR="00557457" w:rsidRPr="00811BD8" w:rsidRDefault="00557457">
                  <w:pPr>
                    <w:rPr>
                      <w:color w:val="FF0000"/>
                      <w:sz w:val="18"/>
                      <w:szCs w:val="18"/>
                      <w:lang w:val="en-US"/>
                    </w:rPr>
                  </w:pPr>
                </w:p>
              </w:tc>
              <w:tc>
                <w:tcPr>
                  <w:tcW w:w="2693" w:type="dxa"/>
                  <w:vAlign w:val="bottom"/>
                </w:tcPr>
                <w:p w14:paraId="000002A6" w14:textId="77777777" w:rsidR="00557457" w:rsidRPr="00811BD8" w:rsidRDefault="00000000">
                  <w:pPr>
                    <w:rPr>
                      <w:color w:val="FF0000"/>
                      <w:sz w:val="18"/>
                      <w:szCs w:val="18"/>
                      <w:lang w:val="en-US"/>
                    </w:rPr>
                  </w:pPr>
                  <w:r w:rsidRPr="00811BD8">
                    <w:rPr>
                      <w:color w:val="000000"/>
                      <w:lang w:val="en-US"/>
                    </w:rPr>
                    <w:t>MaxPcyl6_bar</w:t>
                  </w:r>
                </w:p>
              </w:tc>
            </w:tr>
            <w:tr w:rsidR="00557457" w:rsidRPr="00811BD8" w14:paraId="19B16F41" w14:textId="77777777">
              <w:trPr>
                <w:jc w:val="center"/>
              </w:trPr>
              <w:tc>
                <w:tcPr>
                  <w:tcW w:w="2830" w:type="dxa"/>
                  <w:vAlign w:val="bottom"/>
                </w:tcPr>
                <w:p w14:paraId="000002A7" w14:textId="77777777" w:rsidR="00557457" w:rsidRPr="00811BD8" w:rsidRDefault="00000000">
                  <w:pPr>
                    <w:rPr>
                      <w:color w:val="FF0000"/>
                      <w:sz w:val="18"/>
                      <w:szCs w:val="18"/>
                      <w:lang w:val="en-US"/>
                    </w:rPr>
                  </w:pPr>
                  <w:r w:rsidRPr="00811BD8">
                    <w:rPr>
                      <w:color w:val="000000"/>
                      <w:lang w:val="en-US"/>
                    </w:rPr>
                    <w:t>AR_TT_001_degC</w:t>
                  </w:r>
                </w:p>
              </w:tc>
              <w:tc>
                <w:tcPr>
                  <w:tcW w:w="2977" w:type="dxa"/>
                  <w:vAlign w:val="bottom"/>
                </w:tcPr>
                <w:p w14:paraId="000002A8" w14:textId="77777777" w:rsidR="00557457" w:rsidRPr="00811BD8" w:rsidRDefault="00557457">
                  <w:pPr>
                    <w:rPr>
                      <w:color w:val="FF0000"/>
                      <w:sz w:val="18"/>
                      <w:szCs w:val="18"/>
                      <w:lang w:val="en-US"/>
                    </w:rPr>
                  </w:pPr>
                </w:p>
              </w:tc>
              <w:tc>
                <w:tcPr>
                  <w:tcW w:w="2693" w:type="dxa"/>
                  <w:vAlign w:val="bottom"/>
                </w:tcPr>
                <w:p w14:paraId="000002A9" w14:textId="77777777" w:rsidR="00557457" w:rsidRPr="00811BD8" w:rsidRDefault="00000000">
                  <w:pPr>
                    <w:rPr>
                      <w:color w:val="FF0000"/>
                      <w:sz w:val="18"/>
                      <w:szCs w:val="18"/>
                      <w:lang w:val="en-US"/>
                    </w:rPr>
                  </w:pPr>
                  <w:r w:rsidRPr="00811BD8">
                    <w:rPr>
                      <w:color w:val="000000"/>
                      <w:lang w:val="en-US"/>
                    </w:rPr>
                    <w:t>IMEPstd1_bar</w:t>
                  </w:r>
                </w:p>
              </w:tc>
            </w:tr>
            <w:tr w:rsidR="00557457" w:rsidRPr="00811BD8" w14:paraId="4705C7AF" w14:textId="77777777">
              <w:trPr>
                <w:jc w:val="center"/>
              </w:trPr>
              <w:tc>
                <w:tcPr>
                  <w:tcW w:w="2830" w:type="dxa"/>
                  <w:vAlign w:val="bottom"/>
                </w:tcPr>
                <w:p w14:paraId="000002AA" w14:textId="77777777" w:rsidR="00557457" w:rsidRPr="00811BD8" w:rsidRDefault="00000000">
                  <w:pPr>
                    <w:rPr>
                      <w:color w:val="FF0000"/>
                      <w:sz w:val="18"/>
                      <w:szCs w:val="18"/>
                      <w:lang w:val="en-US"/>
                    </w:rPr>
                  </w:pPr>
                  <w:r w:rsidRPr="00811BD8">
                    <w:rPr>
                      <w:color w:val="000000"/>
                      <w:lang w:val="en-US"/>
                    </w:rPr>
                    <w:t>NG_TT_001_degC</w:t>
                  </w:r>
                </w:p>
              </w:tc>
              <w:tc>
                <w:tcPr>
                  <w:tcW w:w="2977" w:type="dxa"/>
                  <w:vAlign w:val="bottom"/>
                </w:tcPr>
                <w:p w14:paraId="000002AB" w14:textId="77777777" w:rsidR="00557457" w:rsidRPr="00811BD8" w:rsidRDefault="00557457">
                  <w:pPr>
                    <w:rPr>
                      <w:color w:val="FF0000"/>
                      <w:sz w:val="18"/>
                      <w:szCs w:val="18"/>
                      <w:lang w:val="en-US"/>
                    </w:rPr>
                  </w:pPr>
                </w:p>
              </w:tc>
              <w:tc>
                <w:tcPr>
                  <w:tcW w:w="2693" w:type="dxa"/>
                  <w:vAlign w:val="bottom"/>
                </w:tcPr>
                <w:p w14:paraId="000002AC" w14:textId="77777777" w:rsidR="00557457" w:rsidRPr="00811BD8" w:rsidRDefault="00000000">
                  <w:pPr>
                    <w:rPr>
                      <w:color w:val="FF0000"/>
                      <w:sz w:val="18"/>
                      <w:szCs w:val="18"/>
                      <w:lang w:val="en-US"/>
                    </w:rPr>
                  </w:pPr>
                  <w:r w:rsidRPr="00811BD8">
                    <w:rPr>
                      <w:color w:val="000000"/>
                      <w:lang w:val="en-US"/>
                    </w:rPr>
                    <w:t>IMEPstd2_bar</w:t>
                  </w:r>
                </w:p>
              </w:tc>
            </w:tr>
            <w:tr w:rsidR="00557457" w:rsidRPr="00811BD8" w14:paraId="43CA71D2" w14:textId="77777777">
              <w:trPr>
                <w:jc w:val="center"/>
              </w:trPr>
              <w:tc>
                <w:tcPr>
                  <w:tcW w:w="2830" w:type="dxa"/>
                  <w:vAlign w:val="bottom"/>
                </w:tcPr>
                <w:p w14:paraId="000002AD" w14:textId="77777777" w:rsidR="00557457" w:rsidRPr="00811BD8" w:rsidRDefault="00000000">
                  <w:pPr>
                    <w:rPr>
                      <w:color w:val="FF0000"/>
                      <w:sz w:val="18"/>
                      <w:szCs w:val="18"/>
                      <w:lang w:val="en-US"/>
                    </w:rPr>
                  </w:pPr>
                  <w:r w:rsidRPr="00811BD8">
                    <w:rPr>
                      <w:color w:val="000000"/>
                      <w:lang w:val="en-US"/>
                    </w:rPr>
                    <w:t>NGDI_TT_001_degC</w:t>
                  </w:r>
                </w:p>
              </w:tc>
              <w:tc>
                <w:tcPr>
                  <w:tcW w:w="2977" w:type="dxa"/>
                  <w:vAlign w:val="bottom"/>
                </w:tcPr>
                <w:p w14:paraId="000002AE" w14:textId="77777777" w:rsidR="00557457" w:rsidRPr="00811BD8" w:rsidRDefault="00557457">
                  <w:pPr>
                    <w:rPr>
                      <w:color w:val="FF0000"/>
                      <w:sz w:val="18"/>
                      <w:szCs w:val="18"/>
                      <w:lang w:val="en-US"/>
                    </w:rPr>
                  </w:pPr>
                </w:p>
              </w:tc>
              <w:tc>
                <w:tcPr>
                  <w:tcW w:w="2693" w:type="dxa"/>
                  <w:vAlign w:val="bottom"/>
                </w:tcPr>
                <w:p w14:paraId="000002AF" w14:textId="77777777" w:rsidR="00557457" w:rsidRPr="00811BD8" w:rsidRDefault="00000000">
                  <w:pPr>
                    <w:rPr>
                      <w:color w:val="FF0000"/>
                      <w:sz w:val="18"/>
                      <w:szCs w:val="18"/>
                      <w:lang w:val="en-US"/>
                    </w:rPr>
                  </w:pPr>
                  <w:r w:rsidRPr="00811BD8">
                    <w:rPr>
                      <w:color w:val="000000"/>
                      <w:lang w:val="en-US"/>
                    </w:rPr>
                    <w:t>IMEPstd3_bar</w:t>
                  </w:r>
                </w:p>
              </w:tc>
            </w:tr>
            <w:tr w:rsidR="00557457" w:rsidRPr="00811BD8" w14:paraId="487D58AF" w14:textId="77777777">
              <w:trPr>
                <w:jc w:val="center"/>
              </w:trPr>
              <w:tc>
                <w:tcPr>
                  <w:tcW w:w="2830" w:type="dxa"/>
                  <w:vAlign w:val="bottom"/>
                </w:tcPr>
                <w:p w14:paraId="000002B0" w14:textId="77777777" w:rsidR="00557457" w:rsidRPr="00811BD8" w:rsidRDefault="00000000">
                  <w:pPr>
                    <w:rPr>
                      <w:color w:val="FF0000"/>
                      <w:sz w:val="18"/>
                      <w:szCs w:val="18"/>
                      <w:lang w:val="en-US"/>
                    </w:rPr>
                  </w:pPr>
                  <w:r w:rsidRPr="00811BD8">
                    <w:rPr>
                      <w:color w:val="000000"/>
                      <w:lang w:val="en-US"/>
                    </w:rPr>
                    <w:t>WF_TT_002 _</w:t>
                  </w:r>
                  <w:proofErr w:type="spellStart"/>
                  <w:r w:rsidRPr="00811BD8">
                    <w:rPr>
                      <w:color w:val="000000"/>
                      <w:lang w:val="en-US"/>
                    </w:rPr>
                    <w:t>degC</w:t>
                  </w:r>
                  <w:proofErr w:type="spellEnd"/>
                </w:p>
              </w:tc>
              <w:tc>
                <w:tcPr>
                  <w:tcW w:w="2977" w:type="dxa"/>
                  <w:vAlign w:val="bottom"/>
                </w:tcPr>
                <w:p w14:paraId="000002B1" w14:textId="77777777" w:rsidR="00557457" w:rsidRPr="00811BD8" w:rsidRDefault="00557457">
                  <w:pPr>
                    <w:rPr>
                      <w:color w:val="FF0000"/>
                      <w:sz w:val="18"/>
                      <w:szCs w:val="18"/>
                      <w:lang w:val="en-US"/>
                    </w:rPr>
                  </w:pPr>
                </w:p>
              </w:tc>
              <w:tc>
                <w:tcPr>
                  <w:tcW w:w="2693" w:type="dxa"/>
                  <w:vAlign w:val="bottom"/>
                </w:tcPr>
                <w:p w14:paraId="000002B2" w14:textId="77777777" w:rsidR="00557457" w:rsidRPr="00811BD8" w:rsidRDefault="00000000">
                  <w:pPr>
                    <w:rPr>
                      <w:color w:val="FF0000"/>
                      <w:sz w:val="18"/>
                      <w:szCs w:val="18"/>
                      <w:lang w:val="en-US"/>
                    </w:rPr>
                  </w:pPr>
                  <w:r w:rsidRPr="00811BD8">
                    <w:rPr>
                      <w:color w:val="000000"/>
                      <w:lang w:val="en-US"/>
                    </w:rPr>
                    <w:t>IMEPstd4_bar</w:t>
                  </w:r>
                </w:p>
              </w:tc>
            </w:tr>
            <w:tr w:rsidR="00557457" w:rsidRPr="00811BD8" w14:paraId="0BC011C9" w14:textId="77777777">
              <w:trPr>
                <w:jc w:val="center"/>
              </w:trPr>
              <w:tc>
                <w:tcPr>
                  <w:tcW w:w="2830" w:type="dxa"/>
                  <w:vAlign w:val="bottom"/>
                </w:tcPr>
                <w:p w14:paraId="000002B3" w14:textId="77777777" w:rsidR="00557457" w:rsidRPr="00811BD8" w:rsidRDefault="00000000">
                  <w:pPr>
                    <w:rPr>
                      <w:color w:val="FF0000"/>
                      <w:sz w:val="18"/>
                      <w:szCs w:val="18"/>
                      <w:lang w:val="en-US"/>
                    </w:rPr>
                  </w:pPr>
                  <w:r w:rsidRPr="00811BD8">
                    <w:rPr>
                      <w:color w:val="000000"/>
                      <w:lang w:val="en-US"/>
                    </w:rPr>
                    <w:t>WF_TT_003_degC</w:t>
                  </w:r>
                </w:p>
              </w:tc>
              <w:tc>
                <w:tcPr>
                  <w:tcW w:w="2977" w:type="dxa"/>
                  <w:vAlign w:val="bottom"/>
                </w:tcPr>
                <w:p w14:paraId="000002B4" w14:textId="77777777" w:rsidR="00557457" w:rsidRPr="00811BD8" w:rsidRDefault="00557457">
                  <w:pPr>
                    <w:rPr>
                      <w:color w:val="FF0000"/>
                      <w:sz w:val="18"/>
                      <w:szCs w:val="18"/>
                      <w:lang w:val="en-US"/>
                    </w:rPr>
                  </w:pPr>
                </w:p>
              </w:tc>
              <w:tc>
                <w:tcPr>
                  <w:tcW w:w="2693" w:type="dxa"/>
                  <w:vAlign w:val="bottom"/>
                </w:tcPr>
                <w:p w14:paraId="000002B5" w14:textId="77777777" w:rsidR="00557457" w:rsidRPr="00811BD8" w:rsidRDefault="00000000">
                  <w:pPr>
                    <w:rPr>
                      <w:color w:val="FF0000"/>
                      <w:sz w:val="18"/>
                      <w:szCs w:val="18"/>
                      <w:lang w:val="en-US"/>
                    </w:rPr>
                  </w:pPr>
                  <w:r w:rsidRPr="00811BD8">
                    <w:rPr>
                      <w:color w:val="000000"/>
                      <w:lang w:val="en-US"/>
                    </w:rPr>
                    <w:t>IMEPstd5_bar</w:t>
                  </w:r>
                </w:p>
              </w:tc>
            </w:tr>
            <w:tr w:rsidR="00557457" w:rsidRPr="00811BD8" w14:paraId="6277082F" w14:textId="77777777">
              <w:trPr>
                <w:jc w:val="center"/>
              </w:trPr>
              <w:tc>
                <w:tcPr>
                  <w:tcW w:w="2830" w:type="dxa"/>
                  <w:vAlign w:val="bottom"/>
                </w:tcPr>
                <w:p w14:paraId="000002B6" w14:textId="77777777" w:rsidR="00557457" w:rsidRPr="00811BD8" w:rsidRDefault="00000000">
                  <w:pPr>
                    <w:rPr>
                      <w:color w:val="FF0000"/>
                      <w:sz w:val="18"/>
                      <w:szCs w:val="18"/>
                      <w:lang w:val="en-US"/>
                    </w:rPr>
                  </w:pPr>
                  <w:r w:rsidRPr="00811BD8">
                    <w:rPr>
                      <w:color w:val="000000"/>
                      <w:lang w:val="en-US"/>
                    </w:rPr>
                    <w:t>WF_TT_004_degC</w:t>
                  </w:r>
                </w:p>
              </w:tc>
              <w:tc>
                <w:tcPr>
                  <w:tcW w:w="2977" w:type="dxa"/>
                  <w:vAlign w:val="bottom"/>
                </w:tcPr>
                <w:p w14:paraId="000002B7" w14:textId="77777777" w:rsidR="00557457" w:rsidRPr="00811BD8" w:rsidRDefault="00557457">
                  <w:pPr>
                    <w:rPr>
                      <w:color w:val="FF0000"/>
                      <w:sz w:val="18"/>
                      <w:szCs w:val="18"/>
                      <w:lang w:val="en-US"/>
                    </w:rPr>
                  </w:pPr>
                </w:p>
              </w:tc>
              <w:tc>
                <w:tcPr>
                  <w:tcW w:w="2693" w:type="dxa"/>
                  <w:vAlign w:val="bottom"/>
                </w:tcPr>
                <w:p w14:paraId="000002B8" w14:textId="77777777" w:rsidR="00557457" w:rsidRPr="00811BD8" w:rsidRDefault="00000000">
                  <w:pPr>
                    <w:rPr>
                      <w:color w:val="FF0000"/>
                      <w:sz w:val="18"/>
                      <w:szCs w:val="18"/>
                      <w:lang w:val="en-US"/>
                    </w:rPr>
                  </w:pPr>
                  <w:r w:rsidRPr="00811BD8">
                    <w:rPr>
                      <w:color w:val="000000"/>
                      <w:lang w:val="en-US"/>
                    </w:rPr>
                    <w:t>IMEPstd6_bar</w:t>
                  </w:r>
                </w:p>
              </w:tc>
            </w:tr>
            <w:tr w:rsidR="00557457" w:rsidRPr="00811BD8" w14:paraId="0B81EDCF" w14:textId="77777777">
              <w:trPr>
                <w:jc w:val="center"/>
              </w:trPr>
              <w:tc>
                <w:tcPr>
                  <w:tcW w:w="2830" w:type="dxa"/>
                  <w:vAlign w:val="bottom"/>
                </w:tcPr>
                <w:p w14:paraId="000002B9" w14:textId="77777777" w:rsidR="00557457" w:rsidRPr="00811BD8" w:rsidRDefault="00000000">
                  <w:pPr>
                    <w:rPr>
                      <w:color w:val="FF0000"/>
                      <w:sz w:val="18"/>
                      <w:szCs w:val="18"/>
                      <w:lang w:val="en-US"/>
                    </w:rPr>
                  </w:pPr>
                  <w:r w:rsidRPr="00811BD8">
                    <w:rPr>
                      <w:color w:val="000000"/>
                      <w:lang w:val="en-US"/>
                    </w:rPr>
                    <w:t>WF_TT_007_degC</w:t>
                  </w:r>
                </w:p>
              </w:tc>
              <w:tc>
                <w:tcPr>
                  <w:tcW w:w="2977" w:type="dxa"/>
                  <w:vAlign w:val="bottom"/>
                </w:tcPr>
                <w:p w14:paraId="000002BA" w14:textId="77777777" w:rsidR="00557457" w:rsidRPr="00811BD8" w:rsidRDefault="00557457">
                  <w:pPr>
                    <w:rPr>
                      <w:color w:val="FF0000"/>
                      <w:sz w:val="18"/>
                      <w:szCs w:val="18"/>
                      <w:lang w:val="en-US"/>
                    </w:rPr>
                  </w:pPr>
                </w:p>
              </w:tc>
              <w:tc>
                <w:tcPr>
                  <w:tcW w:w="2693" w:type="dxa"/>
                  <w:vAlign w:val="bottom"/>
                </w:tcPr>
                <w:p w14:paraId="000002BB" w14:textId="77777777" w:rsidR="00557457" w:rsidRPr="00811BD8" w:rsidRDefault="00000000">
                  <w:pPr>
                    <w:rPr>
                      <w:color w:val="FF0000"/>
                      <w:sz w:val="18"/>
                      <w:szCs w:val="18"/>
                      <w:lang w:val="en-US"/>
                    </w:rPr>
                  </w:pPr>
                  <w:r w:rsidRPr="00811BD8">
                    <w:rPr>
                      <w:color w:val="000000"/>
                      <w:lang w:val="en-US"/>
                    </w:rPr>
                    <w:t>MAPO1_bar</w:t>
                  </w:r>
                </w:p>
              </w:tc>
            </w:tr>
            <w:tr w:rsidR="00557457" w:rsidRPr="00811BD8" w14:paraId="128CE5E9" w14:textId="77777777">
              <w:trPr>
                <w:jc w:val="center"/>
              </w:trPr>
              <w:tc>
                <w:tcPr>
                  <w:tcW w:w="2830" w:type="dxa"/>
                  <w:vAlign w:val="bottom"/>
                </w:tcPr>
                <w:p w14:paraId="000002BC" w14:textId="77777777" w:rsidR="00557457" w:rsidRPr="00811BD8" w:rsidRDefault="00000000">
                  <w:pPr>
                    <w:rPr>
                      <w:color w:val="FF0000"/>
                      <w:sz w:val="18"/>
                      <w:szCs w:val="18"/>
                      <w:lang w:val="en-US"/>
                    </w:rPr>
                  </w:pPr>
                  <w:r w:rsidRPr="00811BD8">
                    <w:rPr>
                      <w:color w:val="000000"/>
                      <w:lang w:val="en-US"/>
                    </w:rPr>
                    <w:t>PC_TT_001_degC</w:t>
                  </w:r>
                </w:p>
              </w:tc>
              <w:tc>
                <w:tcPr>
                  <w:tcW w:w="2977" w:type="dxa"/>
                  <w:vAlign w:val="bottom"/>
                </w:tcPr>
                <w:p w14:paraId="000002BD" w14:textId="77777777" w:rsidR="00557457" w:rsidRPr="00811BD8" w:rsidRDefault="00557457">
                  <w:pPr>
                    <w:rPr>
                      <w:color w:val="FF0000"/>
                      <w:sz w:val="18"/>
                      <w:szCs w:val="18"/>
                      <w:lang w:val="en-US"/>
                    </w:rPr>
                  </w:pPr>
                </w:p>
              </w:tc>
              <w:tc>
                <w:tcPr>
                  <w:tcW w:w="2693" w:type="dxa"/>
                  <w:vAlign w:val="bottom"/>
                </w:tcPr>
                <w:p w14:paraId="000002BE" w14:textId="77777777" w:rsidR="00557457" w:rsidRPr="00811BD8" w:rsidRDefault="00000000">
                  <w:pPr>
                    <w:rPr>
                      <w:color w:val="FF0000"/>
                      <w:sz w:val="18"/>
                      <w:szCs w:val="18"/>
                      <w:lang w:val="en-US"/>
                    </w:rPr>
                  </w:pPr>
                  <w:r w:rsidRPr="00811BD8">
                    <w:rPr>
                      <w:color w:val="000000"/>
                      <w:lang w:val="en-US"/>
                    </w:rPr>
                    <w:t>MAPO2_bar</w:t>
                  </w:r>
                </w:p>
              </w:tc>
            </w:tr>
            <w:tr w:rsidR="00557457" w:rsidRPr="00811BD8" w14:paraId="425CC89A" w14:textId="77777777">
              <w:trPr>
                <w:jc w:val="center"/>
              </w:trPr>
              <w:tc>
                <w:tcPr>
                  <w:tcW w:w="2830" w:type="dxa"/>
                  <w:vAlign w:val="bottom"/>
                </w:tcPr>
                <w:p w14:paraId="000002BF" w14:textId="77777777" w:rsidR="00557457" w:rsidRPr="00811BD8" w:rsidRDefault="00000000">
                  <w:pPr>
                    <w:rPr>
                      <w:color w:val="FF0000"/>
                      <w:sz w:val="18"/>
                      <w:szCs w:val="18"/>
                      <w:lang w:val="en-US"/>
                    </w:rPr>
                  </w:pPr>
                  <w:r w:rsidRPr="00811BD8">
                    <w:rPr>
                      <w:color w:val="000000"/>
                      <w:lang w:val="en-US"/>
                    </w:rPr>
                    <w:t>PC_TT_002_degC</w:t>
                  </w:r>
                </w:p>
              </w:tc>
              <w:tc>
                <w:tcPr>
                  <w:tcW w:w="2977" w:type="dxa"/>
                  <w:vAlign w:val="bottom"/>
                </w:tcPr>
                <w:p w14:paraId="000002C0" w14:textId="77777777" w:rsidR="00557457" w:rsidRPr="00811BD8" w:rsidRDefault="00557457">
                  <w:pPr>
                    <w:rPr>
                      <w:color w:val="FF0000"/>
                      <w:sz w:val="18"/>
                      <w:szCs w:val="18"/>
                      <w:lang w:val="en-US"/>
                    </w:rPr>
                  </w:pPr>
                </w:p>
              </w:tc>
              <w:tc>
                <w:tcPr>
                  <w:tcW w:w="2693" w:type="dxa"/>
                  <w:vAlign w:val="bottom"/>
                </w:tcPr>
                <w:p w14:paraId="000002C1" w14:textId="77777777" w:rsidR="00557457" w:rsidRPr="00811BD8" w:rsidRDefault="00000000">
                  <w:pPr>
                    <w:rPr>
                      <w:color w:val="FF0000"/>
                      <w:sz w:val="18"/>
                      <w:szCs w:val="18"/>
                      <w:lang w:val="en-US"/>
                    </w:rPr>
                  </w:pPr>
                  <w:r w:rsidRPr="00811BD8">
                    <w:rPr>
                      <w:color w:val="000000"/>
                      <w:lang w:val="en-US"/>
                    </w:rPr>
                    <w:t>MAPO3_bar</w:t>
                  </w:r>
                </w:p>
              </w:tc>
            </w:tr>
            <w:tr w:rsidR="00557457" w:rsidRPr="00811BD8" w14:paraId="7C88952E" w14:textId="77777777">
              <w:trPr>
                <w:jc w:val="center"/>
              </w:trPr>
              <w:tc>
                <w:tcPr>
                  <w:tcW w:w="2830" w:type="dxa"/>
                  <w:vAlign w:val="bottom"/>
                </w:tcPr>
                <w:p w14:paraId="000002C2" w14:textId="77777777" w:rsidR="00557457" w:rsidRPr="00811BD8" w:rsidRDefault="00000000">
                  <w:pPr>
                    <w:rPr>
                      <w:color w:val="FF0000"/>
                      <w:sz w:val="18"/>
                      <w:szCs w:val="18"/>
                      <w:lang w:val="en-US"/>
                    </w:rPr>
                  </w:pPr>
                  <w:r w:rsidRPr="00811BD8">
                    <w:rPr>
                      <w:color w:val="000000"/>
                      <w:lang w:val="en-US"/>
                    </w:rPr>
                    <w:t>PC_TT_003_degC</w:t>
                  </w:r>
                </w:p>
              </w:tc>
              <w:tc>
                <w:tcPr>
                  <w:tcW w:w="2977" w:type="dxa"/>
                  <w:vAlign w:val="bottom"/>
                </w:tcPr>
                <w:p w14:paraId="000002C3" w14:textId="77777777" w:rsidR="00557457" w:rsidRPr="00811BD8" w:rsidRDefault="00557457">
                  <w:pPr>
                    <w:rPr>
                      <w:color w:val="FF0000"/>
                      <w:sz w:val="18"/>
                      <w:szCs w:val="18"/>
                      <w:lang w:val="en-US"/>
                    </w:rPr>
                  </w:pPr>
                </w:p>
              </w:tc>
              <w:tc>
                <w:tcPr>
                  <w:tcW w:w="2693" w:type="dxa"/>
                  <w:vAlign w:val="bottom"/>
                </w:tcPr>
                <w:p w14:paraId="000002C4" w14:textId="77777777" w:rsidR="00557457" w:rsidRPr="00811BD8" w:rsidRDefault="00000000">
                  <w:pPr>
                    <w:rPr>
                      <w:color w:val="FF0000"/>
                      <w:sz w:val="18"/>
                      <w:szCs w:val="18"/>
                      <w:lang w:val="en-US"/>
                    </w:rPr>
                  </w:pPr>
                  <w:r w:rsidRPr="00811BD8">
                    <w:rPr>
                      <w:color w:val="000000"/>
                      <w:lang w:val="en-US"/>
                    </w:rPr>
                    <w:t>MAPO4_bar</w:t>
                  </w:r>
                </w:p>
              </w:tc>
            </w:tr>
            <w:tr w:rsidR="00557457" w:rsidRPr="00811BD8" w14:paraId="1ED012BA" w14:textId="77777777">
              <w:trPr>
                <w:jc w:val="center"/>
              </w:trPr>
              <w:tc>
                <w:tcPr>
                  <w:tcW w:w="2830" w:type="dxa"/>
                  <w:vAlign w:val="bottom"/>
                </w:tcPr>
                <w:p w14:paraId="000002C5" w14:textId="77777777" w:rsidR="00557457" w:rsidRPr="00811BD8" w:rsidRDefault="00000000">
                  <w:pPr>
                    <w:rPr>
                      <w:color w:val="FF0000"/>
                      <w:sz w:val="18"/>
                      <w:szCs w:val="18"/>
                      <w:lang w:val="en-US"/>
                    </w:rPr>
                  </w:pPr>
                  <w:r w:rsidRPr="00811BD8">
                    <w:rPr>
                      <w:color w:val="000000"/>
                      <w:lang w:val="en-US"/>
                    </w:rPr>
                    <w:t>PC_TT_004_degC</w:t>
                  </w:r>
                </w:p>
              </w:tc>
              <w:tc>
                <w:tcPr>
                  <w:tcW w:w="2977" w:type="dxa"/>
                  <w:vAlign w:val="bottom"/>
                </w:tcPr>
                <w:p w14:paraId="000002C6" w14:textId="77777777" w:rsidR="00557457" w:rsidRPr="00811BD8" w:rsidRDefault="00557457">
                  <w:pPr>
                    <w:rPr>
                      <w:color w:val="FF0000"/>
                      <w:sz w:val="18"/>
                      <w:szCs w:val="18"/>
                      <w:lang w:val="en-US"/>
                    </w:rPr>
                  </w:pPr>
                </w:p>
              </w:tc>
              <w:tc>
                <w:tcPr>
                  <w:tcW w:w="2693" w:type="dxa"/>
                  <w:vAlign w:val="bottom"/>
                </w:tcPr>
                <w:p w14:paraId="000002C7" w14:textId="77777777" w:rsidR="00557457" w:rsidRPr="00811BD8" w:rsidRDefault="00000000">
                  <w:pPr>
                    <w:rPr>
                      <w:color w:val="FF0000"/>
                      <w:sz w:val="18"/>
                      <w:szCs w:val="18"/>
                      <w:lang w:val="en-US"/>
                    </w:rPr>
                  </w:pPr>
                  <w:r w:rsidRPr="00811BD8">
                    <w:rPr>
                      <w:color w:val="000000"/>
                      <w:lang w:val="en-US"/>
                    </w:rPr>
                    <w:t>MAPO5_bar</w:t>
                  </w:r>
                </w:p>
              </w:tc>
            </w:tr>
            <w:tr w:rsidR="00557457" w:rsidRPr="00811BD8" w14:paraId="2F6B3DB7" w14:textId="77777777">
              <w:trPr>
                <w:jc w:val="center"/>
              </w:trPr>
              <w:tc>
                <w:tcPr>
                  <w:tcW w:w="2830" w:type="dxa"/>
                  <w:vAlign w:val="bottom"/>
                </w:tcPr>
                <w:p w14:paraId="000002C8" w14:textId="77777777" w:rsidR="00557457" w:rsidRPr="00811BD8" w:rsidRDefault="00000000">
                  <w:pPr>
                    <w:rPr>
                      <w:color w:val="FF0000"/>
                      <w:sz w:val="18"/>
                      <w:szCs w:val="18"/>
                      <w:lang w:val="en-US"/>
                    </w:rPr>
                  </w:pPr>
                  <w:r w:rsidRPr="00811BD8">
                    <w:rPr>
                      <w:color w:val="000000"/>
                      <w:lang w:val="en-US"/>
                    </w:rPr>
                    <w:lastRenderedPageBreak/>
                    <w:t>PC_TT_005_degC</w:t>
                  </w:r>
                </w:p>
              </w:tc>
              <w:tc>
                <w:tcPr>
                  <w:tcW w:w="2977" w:type="dxa"/>
                  <w:vAlign w:val="bottom"/>
                </w:tcPr>
                <w:p w14:paraId="000002C9" w14:textId="77777777" w:rsidR="00557457" w:rsidRPr="00811BD8" w:rsidRDefault="00557457">
                  <w:pPr>
                    <w:rPr>
                      <w:color w:val="FF0000"/>
                      <w:sz w:val="18"/>
                      <w:szCs w:val="18"/>
                      <w:lang w:val="en-US"/>
                    </w:rPr>
                  </w:pPr>
                </w:p>
              </w:tc>
              <w:tc>
                <w:tcPr>
                  <w:tcW w:w="2693" w:type="dxa"/>
                  <w:vAlign w:val="bottom"/>
                </w:tcPr>
                <w:p w14:paraId="000002CA" w14:textId="77777777" w:rsidR="00557457" w:rsidRPr="00811BD8" w:rsidRDefault="00000000">
                  <w:pPr>
                    <w:rPr>
                      <w:color w:val="FF0000"/>
                      <w:sz w:val="18"/>
                      <w:szCs w:val="18"/>
                      <w:lang w:val="en-US"/>
                    </w:rPr>
                  </w:pPr>
                  <w:r w:rsidRPr="00811BD8">
                    <w:rPr>
                      <w:color w:val="000000"/>
                      <w:lang w:val="en-US"/>
                    </w:rPr>
                    <w:t>MAPO6_bar</w:t>
                  </w:r>
                </w:p>
              </w:tc>
            </w:tr>
            <w:tr w:rsidR="00557457" w:rsidRPr="00811BD8" w14:paraId="402B6EA5" w14:textId="77777777">
              <w:trPr>
                <w:jc w:val="center"/>
              </w:trPr>
              <w:tc>
                <w:tcPr>
                  <w:tcW w:w="2830" w:type="dxa"/>
                  <w:vAlign w:val="bottom"/>
                </w:tcPr>
                <w:p w14:paraId="000002CB" w14:textId="77777777" w:rsidR="00557457" w:rsidRPr="00811BD8" w:rsidRDefault="00000000">
                  <w:pPr>
                    <w:rPr>
                      <w:color w:val="FF0000"/>
                      <w:sz w:val="18"/>
                      <w:szCs w:val="18"/>
                      <w:lang w:val="en-US"/>
                    </w:rPr>
                  </w:pPr>
                  <w:r w:rsidRPr="00811BD8">
                    <w:rPr>
                      <w:color w:val="000000"/>
                      <w:lang w:val="en-US"/>
                    </w:rPr>
                    <w:t>PC_TT_006_degC</w:t>
                  </w:r>
                </w:p>
              </w:tc>
              <w:tc>
                <w:tcPr>
                  <w:tcW w:w="2977" w:type="dxa"/>
                </w:tcPr>
                <w:p w14:paraId="000002CC" w14:textId="77777777" w:rsidR="00557457" w:rsidRPr="00811BD8" w:rsidRDefault="00557457">
                  <w:pPr>
                    <w:rPr>
                      <w:color w:val="FF0000"/>
                      <w:sz w:val="18"/>
                      <w:szCs w:val="18"/>
                      <w:lang w:val="en-US"/>
                    </w:rPr>
                  </w:pPr>
                </w:p>
              </w:tc>
              <w:tc>
                <w:tcPr>
                  <w:tcW w:w="2693" w:type="dxa"/>
                  <w:vAlign w:val="bottom"/>
                </w:tcPr>
                <w:p w14:paraId="000002CD" w14:textId="77777777" w:rsidR="00557457" w:rsidRPr="00811BD8" w:rsidRDefault="00000000">
                  <w:pPr>
                    <w:rPr>
                      <w:color w:val="FF0000"/>
                      <w:sz w:val="18"/>
                      <w:szCs w:val="18"/>
                      <w:lang w:val="en-US"/>
                    </w:rPr>
                  </w:pPr>
                  <w:r w:rsidRPr="00811BD8">
                    <w:rPr>
                      <w:color w:val="000000"/>
                      <w:lang w:val="en-US"/>
                    </w:rPr>
                    <w:t>RI1</w:t>
                  </w:r>
                </w:p>
              </w:tc>
            </w:tr>
            <w:tr w:rsidR="00557457" w:rsidRPr="00811BD8" w14:paraId="5D408FA0" w14:textId="77777777">
              <w:trPr>
                <w:jc w:val="center"/>
              </w:trPr>
              <w:tc>
                <w:tcPr>
                  <w:tcW w:w="2830" w:type="dxa"/>
                  <w:vAlign w:val="bottom"/>
                </w:tcPr>
                <w:p w14:paraId="000002CE" w14:textId="77777777" w:rsidR="00557457" w:rsidRPr="00811BD8" w:rsidRDefault="00000000">
                  <w:pPr>
                    <w:rPr>
                      <w:color w:val="FF0000"/>
                      <w:sz w:val="18"/>
                      <w:szCs w:val="18"/>
                      <w:lang w:val="en-US"/>
                    </w:rPr>
                  </w:pPr>
                  <w:r w:rsidRPr="00811BD8">
                    <w:rPr>
                      <w:color w:val="000000"/>
                      <w:lang w:val="en-US"/>
                    </w:rPr>
                    <w:t>EC_TT_001_degC</w:t>
                  </w:r>
                </w:p>
              </w:tc>
              <w:tc>
                <w:tcPr>
                  <w:tcW w:w="2977" w:type="dxa"/>
                </w:tcPr>
                <w:p w14:paraId="000002CF" w14:textId="77777777" w:rsidR="00557457" w:rsidRPr="00811BD8" w:rsidRDefault="00557457">
                  <w:pPr>
                    <w:rPr>
                      <w:color w:val="FF0000"/>
                      <w:sz w:val="18"/>
                      <w:szCs w:val="18"/>
                      <w:lang w:val="en-US"/>
                    </w:rPr>
                  </w:pPr>
                </w:p>
              </w:tc>
              <w:tc>
                <w:tcPr>
                  <w:tcW w:w="2693" w:type="dxa"/>
                  <w:vAlign w:val="bottom"/>
                </w:tcPr>
                <w:p w14:paraId="000002D0" w14:textId="77777777" w:rsidR="00557457" w:rsidRPr="00811BD8" w:rsidRDefault="00000000">
                  <w:pPr>
                    <w:rPr>
                      <w:color w:val="FF0000"/>
                      <w:sz w:val="18"/>
                      <w:szCs w:val="18"/>
                      <w:lang w:val="en-US"/>
                    </w:rPr>
                  </w:pPr>
                  <w:r w:rsidRPr="00811BD8">
                    <w:rPr>
                      <w:color w:val="000000"/>
                      <w:lang w:val="en-US"/>
                    </w:rPr>
                    <w:t>RI2</w:t>
                  </w:r>
                </w:p>
              </w:tc>
            </w:tr>
            <w:tr w:rsidR="00557457" w:rsidRPr="00811BD8" w14:paraId="10D2C53E" w14:textId="77777777">
              <w:trPr>
                <w:jc w:val="center"/>
              </w:trPr>
              <w:tc>
                <w:tcPr>
                  <w:tcW w:w="2830" w:type="dxa"/>
                  <w:vAlign w:val="bottom"/>
                </w:tcPr>
                <w:p w14:paraId="000002D1" w14:textId="77777777" w:rsidR="00557457" w:rsidRPr="00811BD8" w:rsidRDefault="00000000">
                  <w:pPr>
                    <w:rPr>
                      <w:color w:val="FF0000"/>
                      <w:sz w:val="18"/>
                      <w:szCs w:val="18"/>
                      <w:lang w:val="en-US"/>
                    </w:rPr>
                  </w:pPr>
                  <w:r w:rsidRPr="00811BD8">
                    <w:rPr>
                      <w:color w:val="000000"/>
                      <w:lang w:val="en-US"/>
                    </w:rPr>
                    <w:t>EC_TT_002_degC</w:t>
                  </w:r>
                </w:p>
              </w:tc>
              <w:tc>
                <w:tcPr>
                  <w:tcW w:w="2977" w:type="dxa"/>
                </w:tcPr>
                <w:p w14:paraId="000002D2" w14:textId="77777777" w:rsidR="00557457" w:rsidRPr="00811BD8" w:rsidRDefault="00557457">
                  <w:pPr>
                    <w:rPr>
                      <w:color w:val="FF0000"/>
                      <w:sz w:val="18"/>
                      <w:szCs w:val="18"/>
                      <w:lang w:val="en-US"/>
                    </w:rPr>
                  </w:pPr>
                </w:p>
              </w:tc>
              <w:tc>
                <w:tcPr>
                  <w:tcW w:w="2693" w:type="dxa"/>
                  <w:vAlign w:val="bottom"/>
                </w:tcPr>
                <w:p w14:paraId="000002D3" w14:textId="77777777" w:rsidR="00557457" w:rsidRPr="00811BD8" w:rsidRDefault="00000000">
                  <w:pPr>
                    <w:rPr>
                      <w:color w:val="FF0000"/>
                      <w:sz w:val="18"/>
                      <w:szCs w:val="18"/>
                      <w:lang w:val="en-US"/>
                    </w:rPr>
                  </w:pPr>
                  <w:r w:rsidRPr="00811BD8">
                    <w:rPr>
                      <w:color w:val="000000"/>
                      <w:lang w:val="en-US"/>
                    </w:rPr>
                    <w:t>RI3</w:t>
                  </w:r>
                </w:p>
              </w:tc>
            </w:tr>
            <w:tr w:rsidR="00557457" w:rsidRPr="00811BD8" w14:paraId="00E5A662" w14:textId="77777777">
              <w:trPr>
                <w:jc w:val="center"/>
              </w:trPr>
              <w:tc>
                <w:tcPr>
                  <w:tcW w:w="2830" w:type="dxa"/>
                  <w:vAlign w:val="bottom"/>
                </w:tcPr>
                <w:p w14:paraId="000002D4" w14:textId="77777777" w:rsidR="00557457" w:rsidRPr="00811BD8" w:rsidRDefault="00000000">
                  <w:pPr>
                    <w:rPr>
                      <w:color w:val="FF0000"/>
                      <w:sz w:val="18"/>
                      <w:szCs w:val="18"/>
                      <w:lang w:val="en-US"/>
                    </w:rPr>
                  </w:pPr>
                  <w:r w:rsidRPr="00811BD8">
                    <w:rPr>
                      <w:color w:val="000000"/>
                      <w:lang w:val="en-US"/>
                    </w:rPr>
                    <w:t>SW_TT_001_degC</w:t>
                  </w:r>
                </w:p>
              </w:tc>
              <w:tc>
                <w:tcPr>
                  <w:tcW w:w="2977" w:type="dxa"/>
                </w:tcPr>
                <w:p w14:paraId="000002D5" w14:textId="77777777" w:rsidR="00557457" w:rsidRPr="00811BD8" w:rsidRDefault="00557457">
                  <w:pPr>
                    <w:rPr>
                      <w:color w:val="FF0000"/>
                      <w:sz w:val="18"/>
                      <w:szCs w:val="18"/>
                      <w:lang w:val="en-US"/>
                    </w:rPr>
                  </w:pPr>
                </w:p>
              </w:tc>
              <w:tc>
                <w:tcPr>
                  <w:tcW w:w="2693" w:type="dxa"/>
                  <w:vAlign w:val="bottom"/>
                </w:tcPr>
                <w:p w14:paraId="000002D6" w14:textId="77777777" w:rsidR="00557457" w:rsidRPr="00811BD8" w:rsidRDefault="00000000">
                  <w:pPr>
                    <w:rPr>
                      <w:color w:val="FF0000"/>
                      <w:sz w:val="18"/>
                      <w:szCs w:val="18"/>
                      <w:lang w:val="en-US"/>
                    </w:rPr>
                  </w:pPr>
                  <w:r w:rsidRPr="00811BD8">
                    <w:rPr>
                      <w:color w:val="000000"/>
                      <w:lang w:val="en-US"/>
                    </w:rPr>
                    <w:t>RI4</w:t>
                  </w:r>
                </w:p>
              </w:tc>
            </w:tr>
            <w:tr w:rsidR="00557457" w:rsidRPr="00811BD8" w14:paraId="052C9C53" w14:textId="77777777">
              <w:trPr>
                <w:jc w:val="center"/>
              </w:trPr>
              <w:tc>
                <w:tcPr>
                  <w:tcW w:w="2830" w:type="dxa"/>
                  <w:vAlign w:val="bottom"/>
                </w:tcPr>
                <w:p w14:paraId="000002D7" w14:textId="77777777" w:rsidR="00557457" w:rsidRPr="00811BD8" w:rsidRDefault="00000000">
                  <w:pPr>
                    <w:rPr>
                      <w:color w:val="FF0000"/>
                      <w:sz w:val="18"/>
                      <w:szCs w:val="18"/>
                      <w:lang w:val="en-US"/>
                    </w:rPr>
                  </w:pPr>
                  <w:r w:rsidRPr="00811BD8">
                    <w:rPr>
                      <w:color w:val="000000"/>
                      <w:lang w:val="en-US"/>
                    </w:rPr>
                    <w:t>SW_TT_002_degC</w:t>
                  </w:r>
                </w:p>
              </w:tc>
              <w:tc>
                <w:tcPr>
                  <w:tcW w:w="2977" w:type="dxa"/>
                </w:tcPr>
                <w:p w14:paraId="000002D8" w14:textId="77777777" w:rsidR="00557457" w:rsidRPr="00811BD8" w:rsidRDefault="00557457">
                  <w:pPr>
                    <w:rPr>
                      <w:color w:val="FF0000"/>
                      <w:sz w:val="18"/>
                      <w:szCs w:val="18"/>
                      <w:lang w:val="en-US"/>
                    </w:rPr>
                  </w:pPr>
                </w:p>
              </w:tc>
              <w:tc>
                <w:tcPr>
                  <w:tcW w:w="2693" w:type="dxa"/>
                  <w:vAlign w:val="bottom"/>
                </w:tcPr>
                <w:p w14:paraId="000002D9" w14:textId="77777777" w:rsidR="00557457" w:rsidRPr="00811BD8" w:rsidRDefault="00000000">
                  <w:pPr>
                    <w:rPr>
                      <w:color w:val="FF0000"/>
                      <w:sz w:val="18"/>
                      <w:szCs w:val="18"/>
                      <w:lang w:val="en-US"/>
                    </w:rPr>
                  </w:pPr>
                  <w:r w:rsidRPr="00811BD8">
                    <w:rPr>
                      <w:color w:val="000000"/>
                      <w:lang w:val="en-US"/>
                    </w:rPr>
                    <w:t>RI5</w:t>
                  </w:r>
                </w:p>
              </w:tc>
            </w:tr>
            <w:tr w:rsidR="00557457" w:rsidRPr="00811BD8" w14:paraId="1B75E1C4" w14:textId="77777777">
              <w:trPr>
                <w:jc w:val="center"/>
              </w:trPr>
              <w:tc>
                <w:tcPr>
                  <w:tcW w:w="2830" w:type="dxa"/>
                  <w:vAlign w:val="bottom"/>
                </w:tcPr>
                <w:p w14:paraId="000002DA" w14:textId="77777777" w:rsidR="00557457" w:rsidRPr="00811BD8" w:rsidRDefault="00000000">
                  <w:pPr>
                    <w:rPr>
                      <w:color w:val="FF0000"/>
                      <w:sz w:val="18"/>
                      <w:szCs w:val="18"/>
                      <w:lang w:val="en-US"/>
                    </w:rPr>
                  </w:pPr>
                  <w:r w:rsidRPr="00811BD8">
                    <w:rPr>
                      <w:color w:val="000000"/>
                      <w:lang w:val="en-US"/>
                    </w:rPr>
                    <w:t>SW_TT_003_degC</w:t>
                  </w:r>
                </w:p>
              </w:tc>
              <w:tc>
                <w:tcPr>
                  <w:tcW w:w="2977" w:type="dxa"/>
                </w:tcPr>
                <w:p w14:paraId="000002DB" w14:textId="77777777" w:rsidR="00557457" w:rsidRPr="00811BD8" w:rsidRDefault="00557457">
                  <w:pPr>
                    <w:rPr>
                      <w:color w:val="FF0000"/>
                      <w:sz w:val="18"/>
                      <w:szCs w:val="18"/>
                      <w:lang w:val="en-US"/>
                    </w:rPr>
                  </w:pPr>
                </w:p>
              </w:tc>
              <w:tc>
                <w:tcPr>
                  <w:tcW w:w="2693" w:type="dxa"/>
                  <w:vAlign w:val="bottom"/>
                </w:tcPr>
                <w:p w14:paraId="000002DC" w14:textId="77777777" w:rsidR="00557457" w:rsidRPr="00811BD8" w:rsidRDefault="00000000">
                  <w:pPr>
                    <w:rPr>
                      <w:color w:val="FF0000"/>
                      <w:sz w:val="18"/>
                      <w:szCs w:val="18"/>
                      <w:lang w:val="en-US"/>
                    </w:rPr>
                  </w:pPr>
                  <w:r w:rsidRPr="00811BD8">
                    <w:rPr>
                      <w:color w:val="000000"/>
                      <w:lang w:val="en-US"/>
                    </w:rPr>
                    <w:t>RI6</w:t>
                  </w:r>
                </w:p>
              </w:tc>
            </w:tr>
            <w:tr w:rsidR="00557457" w:rsidRPr="00811BD8" w14:paraId="1462D15D" w14:textId="77777777">
              <w:trPr>
                <w:jc w:val="center"/>
              </w:trPr>
              <w:tc>
                <w:tcPr>
                  <w:tcW w:w="2830" w:type="dxa"/>
                  <w:vAlign w:val="bottom"/>
                </w:tcPr>
                <w:p w14:paraId="000002DD" w14:textId="77777777" w:rsidR="00557457" w:rsidRPr="00811BD8" w:rsidRDefault="00000000">
                  <w:pPr>
                    <w:rPr>
                      <w:color w:val="FF0000"/>
                      <w:sz w:val="18"/>
                      <w:szCs w:val="18"/>
                      <w:lang w:val="en-US"/>
                    </w:rPr>
                  </w:pPr>
                  <w:r w:rsidRPr="00811BD8">
                    <w:rPr>
                      <w:color w:val="000000"/>
                      <w:lang w:val="en-US"/>
                    </w:rPr>
                    <w:t>SW_TT_004_degC</w:t>
                  </w:r>
                </w:p>
              </w:tc>
              <w:tc>
                <w:tcPr>
                  <w:tcW w:w="2977" w:type="dxa"/>
                </w:tcPr>
                <w:p w14:paraId="000002DE" w14:textId="77777777" w:rsidR="00557457" w:rsidRPr="00811BD8" w:rsidRDefault="00557457">
                  <w:pPr>
                    <w:rPr>
                      <w:color w:val="FF0000"/>
                      <w:sz w:val="18"/>
                      <w:szCs w:val="18"/>
                      <w:lang w:val="en-US"/>
                    </w:rPr>
                  </w:pPr>
                </w:p>
              </w:tc>
              <w:tc>
                <w:tcPr>
                  <w:tcW w:w="2693" w:type="dxa"/>
                  <w:vAlign w:val="bottom"/>
                </w:tcPr>
                <w:p w14:paraId="000002DF" w14:textId="77777777" w:rsidR="00557457" w:rsidRPr="00811BD8" w:rsidRDefault="00000000">
                  <w:pPr>
                    <w:rPr>
                      <w:color w:val="FF0000"/>
                      <w:sz w:val="18"/>
                      <w:szCs w:val="18"/>
                      <w:lang w:val="en-US"/>
                    </w:rPr>
                  </w:pPr>
                  <w:r w:rsidRPr="00811BD8">
                    <w:rPr>
                      <w:color w:val="000000"/>
                      <w:lang w:val="en-US"/>
                    </w:rPr>
                    <w:t>maxQ1_J</w:t>
                  </w:r>
                </w:p>
              </w:tc>
            </w:tr>
            <w:tr w:rsidR="00557457" w:rsidRPr="00811BD8" w14:paraId="2E0696F8" w14:textId="77777777">
              <w:trPr>
                <w:jc w:val="center"/>
              </w:trPr>
              <w:tc>
                <w:tcPr>
                  <w:tcW w:w="2830" w:type="dxa"/>
                  <w:vAlign w:val="bottom"/>
                </w:tcPr>
                <w:p w14:paraId="000002E0" w14:textId="77777777" w:rsidR="00557457" w:rsidRPr="00811BD8" w:rsidRDefault="00000000">
                  <w:pPr>
                    <w:rPr>
                      <w:color w:val="FF0000"/>
                      <w:sz w:val="18"/>
                      <w:szCs w:val="18"/>
                      <w:lang w:val="en-US"/>
                    </w:rPr>
                  </w:pPr>
                  <w:r w:rsidRPr="00811BD8">
                    <w:rPr>
                      <w:color w:val="000000"/>
                      <w:lang w:val="en-US"/>
                    </w:rPr>
                    <w:t>SW_TT_005_degC</w:t>
                  </w:r>
                </w:p>
              </w:tc>
              <w:tc>
                <w:tcPr>
                  <w:tcW w:w="2977" w:type="dxa"/>
                </w:tcPr>
                <w:p w14:paraId="000002E1" w14:textId="77777777" w:rsidR="00557457" w:rsidRPr="00811BD8" w:rsidRDefault="00557457">
                  <w:pPr>
                    <w:rPr>
                      <w:color w:val="FF0000"/>
                      <w:sz w:val="18"/>
                      <w:szCs w:val="18"/>
                      <w:lang w:val="en-US"/>
                    </w:rPr>
                  </w:pPr>
                </w:p>
              </w:tc>
              <w:tc>
                <w:tcPr>
                  <w:tcW w:w="2693" w:type="dxa"/>
                  <w:vAlign w:val="bottom"/>
                </w:tcPr>
                <w:p w14:paraId="000002E2" w14:textId="77777777" w:rsidR="00557457" w:rsidRPr="00811BD8" w:rsidRDefault="00000000">
                  <w:pPr>
                    <w:rPr>
                      <w:color w:val="FF0000"/>
                      <w:sz w:val="18"/>
                      <w:szCs w:val="18"/>
                      <w:lang w:val="en-US"/>
                    </w:rPr>
                  </w:pPr>
                  <w:r w:rsidRPr="00811BD8">
                    <w:rPr>
                      <w:color w:val="000000"/>
                      <w:lang w:val="en-US"/>
                    </w:rPr>
                    <w:t>maxQ2_J</w:t>
                  </w:r>
                </w:p>
              </w:tc>
            </w:tr>
            <w:tr w:rsidR="00557457" w:rsidRPr="00811BD8" w14:paraId="4DDA7070" w14:textId="77777777">
              <w:trPr>
                <w:jc w:val="center"/>
              </w:trPr>
              <w:tc>
                <w:tcPr>
                  <w:tcW w:w="2830" w:type="dxa"/>
                  <w:vAlign w:val="bottom"/>
                </w:tcPr>
                <w:p w14:paraId="000002E3" w14:textId="77777777" w:rsidR="00557457" w:rsidRPr="00811BD8" w:rsidRDefault="00000000">
                  <w:pPr>
                    <w:rPr>
                      <w:color w:val="FF0000"/>
                      <w:sz w:val="18"/>
                      <w:szCs w:val="18"/>
                      <w:lang w:val="en-US"/>
                    </w:rPr>
                  </w:pPr>
                  <w:r w:rsidRPr="00811BD8">
                    <w:rPr>
                      <w:color w:val="000000"/>
                      <w:lang w:val="en-US"/>
                    </w:rPr>
                    <w:t>SW_TT_006_degC</w:t>
                  </w:r>
                </w:p>
              </w:tc>
              <w:tc>
                <w:tcPr>
                  <w:tcW w:w="2977" w:type="dxa"/>
                </w:tcPr>
                <w:p w14:paraId="000002E4" w14:textId="77777777" w:rsidR="00557457" w:rsidRPr="00811BD8" w:rsidRDefault="00557457">
                  <w:pPr>
                    <w:rPr>
                      <w:color w:val="FF0000"/>
                      <w:sz w:val="18"/>
                      <w:szCs w:val="18"/>
                      <w:lang w:val="en-US"/>
                    </w:rPr>
                  </w:pPr>
                </w:p>
              </w:tc>
              <w:tc>
                <w:tcPr>
                  <w:tcW w:w="2693" w:type="dxa"/>
                  <w:vAlign w:val="bottom"/>
                </w:tcPr>
                <w:p w14:paraId="000002E5" w14:textId="77777777" w:rsidR="00557457" w:rsidRPr="00811BD8" w:rsidRDefault="00000000">
                  <w:pPr>
                    <w:rPr>
                      <w:color w:val="FF0000"/>
                      <w:sz w:val="18"/>
                      <w:szCs w:val="18"/>
                      <w:lang w:val="en-US"/>
                    </w:rPr>
                  </w:pPr>
                  <w:r w:rsidRPr="00811BD8">
                    <w:rPr>
                      <w:color w:val="000000"/>
                      <w:lang w:val="en-US"/>
                    </w:rPr>
                    <w:t>maxQ3_J</w:t>
                  </w:r>
                </w:p>
              </w:tc>
            </w:tr>
            <w:tr w:rsidR="00557457" w:rsidRPr="00811BD8" w14:paraId="50184DB1" w14:textId="77777777">
              <w:trPr>
                <w:jc w:val="center"/>
              </w:trPr>
              <w:tc>
                <w:tcPr>
                  <w:tcW w:w="2830" w:type="dxa"/>
                  <w:vAlign w:val="bottom"/>
                </w:tcPr>
                <w:p w14:paraId="000002E6" w14:textId="77777777" w:rsidR="00557457" w:rsidRPr="00811BD8" w:rsidRDefault="00000000">
                  <w:pPr>
                    <w:rPr>
                      <w:color w:val="FF0000"/>
                      <w:sz w:val="18"/>
                      <w:szCs w:val="18"/>
                      <w:lang w:val="en-US"/>
                    </w:rPr>
                  </w:pPr>
                  <w:r w:rsidRPr="00811BD8">
                    <w:rPr>
                      <w:color w:val="000000"/>
                      <w:lang w:val="en-US"/>
                    </w:rPr>
                    <w:t>SW_TT_007_degC</w:t>
                  </w:r>
                </w:p>
              </w:tc>
              <w:tc>
                <w:tcPr>
                  <w:tcW w:w="2977" w:type="dxa"/>
                </w:tcPr>
                <w:p w14:paraId="000002E7" w14:textId="77777777" w:rsidR="00557457" w:rsidRPr="00811BD8" w:rsidRDefault="00557457">
                  <w:pPr>
                    <w:rPr>
                      <w:color w:val="FF0000"/>
                      <w:sz w:val="18"/>
                      <w:szCs w:val="18"/>
                      <w:lang w:val="en-US"/>
                    </w:rPr>
                  </w:pPr>
                </w:p>
              </w:tc>
              <w:tc>
                <w:tcPr>
                  <w:tcW w:w="2693" w:type="dxa"/>
                  <w:vAlign w:val="bottom"/>
                </w:tcPr>
                <w:p w14:paraId="000002E8" w14:textId="77777777" w:rsidR="00557457" w:rsidRPr="00811BD8" w:rsidRDefault="00000000">
                  <w:pPr>
                    <w:rPr>
                      <w:color w:val="FF0000"/>
                      <w:sz w:val="18"/>
                      <w:szCs w:val="18"/>
                      <w:lang w:val="en-US"/>
                    </w:rPr>
                  </w:pPr>
                  <w:r w:rsidRPr="00811BD8">
                    <w:rPr>
                      <w:color w:val="000000"/>
                      <w:lang w:val="en-US"/>
                    </w:rPr>
                    <w:t>maxQ4_J</w:t>
                  </w:r>
                </w:p>
              </w:tc>
            </w:tr>
            <w:tr w:rsidR="00557457" w:rsidRPr="00811BD8" w14:paraId="4F696F18" w14:textId="77777777">
              <w:trPr>
                <w:jc w:val="center"/>
              </w:trPr>
              <w:tc>
                <w:tcPr>
                  <w:tcW w:w="2830" w:type="dxa"/>
                  <w:vAlign w:val="bottom"/>
                </w:tcPr>
                <w:p w14:paraId="000002E9" w14:textId="77777777" w:rsidR="00557457" w:rsidRPr="00811BD8" w:rsidRDefault="00000000">
                  <w:pPr>
                    <w:rPr>
                      <w:color w:val="000000"/>
                      <w:lang w:val="en-US"/>
                    </w:rPr>
                  </w:pPr>
                  <w:r w:rsidRPr="00811BD8">
                    <w:rPr>
                      <w:color w:val="000000"/>
                      <w:lang w:val="en-US"/>
                    </w:rPr>
                    <w:t>SW_TT_008_degC</w:t>
                  </w:r>
                </w:p>
              </w:tc>
              <w:tc>
                <w:tcPr>
                  <w:tcW w:w="2977" w:type="dxa"/>
                </w:tcPr>
                <w:p w14:paraId="000002EA" w14:textId="77777777" w:rsidR="00557457" w:rsidRPr="00811BD8" w:rsidRDefault="00557457">
                  <w:pPr>
                    <w:rPr>
                      <w:color w:val="FF0000"/>
                      <w:sz w:val="18"/>
                      <w:szCs w:val="18"/>
                      <w:lang w:val="en-US"/>
                    </w:rPr>
                  </w:pPr>
                </w:p>
              </w:tc>
              <w:tc>
                <w:tcPr>
                  <w:tcW w:w="2693" w:type="dxa"/>
                  <w:vAlign w:val="bottom"/>
                </w:tcPr>
                <w:p w14:paraId="000002EB" w14:textId="77777777" w:rsidR="00557457" w:rsidRPr="00811BD8" w:rsidRDefault="00000000">
                  <w:pPr>
                    <w:rPr>
                      <w:color w:val="FF0000"/>
                      <w:sz w:val="18"/>
                      <w:szCs w:val="18"/>
                      <w:lang w:val="en-US"/>
                    </w:rPr>
                  </w:pPr>
                  <w:r w:rsidRPr="00811BD8">
                    <w:rPr>
                      <w:color w:val="000000"/>
                      <w:lang w:val="en-US"/>
                    </w:rPr>
                    <w:t>maxQ5_J</w:t>
                  </w:r>
                </w:p>
              </w:tc>
            </w:tr>
            <w:tr w:rsidR="00557457" w:rsidRPr="00811BD8" w14:paraId="1AD7C5DC" w14:textId="77777777">
              <w:trPr>
                <w:jc w:val="center"/>
              </w:trPr>
              <w:tc>
                <w:tcPr>
                  <w:tcW w:w="2830" w:type="dxa"/>
                  <w:vAlign w:val="bottom"/>
                </w:tcPr>
                <w:p w14:paraId="000002EC" w14:textId="77777777" w:rsidR="00557457" w:rsidRPr="00811BD8" w:rsidRDefault="00000000">
                  <w:pPr>
                    <w:rPr>
                      <w:color w:val="000000"/>
                      <w:lang w:val="en-US"/>
                    </w:rPr>
                  </w:pPr>
                  <w:r w:rsidRPr="00811BD8">
                    <w:rPr>
                      <w:color w:val="000000"/>
                      <w:lang w:val="en-US"/>
                    </w:rPr>
                    <w:t>SW_TT_009_degC</w:t>
                  </w:r>
                </w:p>
              </w:tc>
              <w:tc>
                <w:tcPr>
                  <w:tcW w:w="2977" w:type="dxa"/>
                </w:tcPr>
                <w:p w14:paraId="000002ED" w14:textId="77777777" w:rsidR="00557457" w:rsidRPr="00811BD8" w:rsidRDefault="00557457">
                  <w:pPr>
                    <w:rPr>
                      <w:color w:val="FF0000"/>
                      <w:sz w:val="18"/>
                      <w:szCs w:val="18"/>
                      <w:lang w:val="en-US"/>
                    </w:rPr>
                  </w:pPr>
                </w:p>
              </w:tc>
              <w:tc>
                <w:tcPr>
                  <w:tcW w:w="2693" w:type="dxa"/>
                  <w:vAlign w:val="bottom"/>
                </w:tcPr>
                <w:p w14:paraId="000002EE" w14:textId="77777777" w:rsidR="00557457" w:rsidRPr="00811BD8" w:rsidRDefault="00000000">
                  <w:pPr>
                    <w:rPr>
                      <w:color w:val="FF0000"/>
                      <w:sz w:val="18"/>
                      <w:szCs w:val="18"/>
                      <w:lang w:val="en-US"/>
                    </w:rPr>
                  </w:pPr>
                  <w:r w:rsidRPr="00811BD8">
                    <w:rPr>
                      <w:color w:val="000000"/>
                      <w:lang w:val="en-US"/>
                    </w:rPr>
                    <w:t>maxQ6_J</w:t>
                  </w:r>
                </w:p>
              </w:tc>
            </w:tr>
            <w:tr w:rsidR="00557457" w:rsidRPr="00811BD8" w14:paraId="62CE501A" w14:textId="77777777">
              <w:trPr>
                <w:jc w:val="center"/>
              </w:trPr>
              <w:tc>
                <w:tcPr>
                  <w:tcW w:w="2830" w:type="dxa"/>
                  <w:vAlign w:val="bottom"/>
                </w:tcPr>
                <w:p w14:paraId="000002EF" w14:textId="77777777" w:rsidR="00557457" w:rsidRPr="00811BD8" w:rsidRDefault="00000000">
                  <w:pPr>
                    <w:rPr>
                      <w:color w:val="000000"/>
                      <w:lang w:val="en-US"/>
                    </w:rPr>
                  </w:pPr>
                  <w:r w:rsidRPr="00811BD8">
                    <w:rPr>
                      <w:color w:val="000000"/>
                      <w:lang w:val="en-US"/>
                    </w:rPr>
                    <w:t>EO_TT_001_degC</w:t>
                  </w:r>
                </w:p>
              </w:tc>
              <w:tc>
                <w:tcPr>
                  <w:tcW w:w="2977" w:type="dxa"/>
                </w:tcPr>
                <w:p w14:paraId="000002F0" w14:textId="77777777" w:rsidR="00557457" w:rsidRPr="00811BD8" w:rsidRDefault="00557457">
                  <w:pPr>
                    <w:rPr>
                      <w:color w:val="FF0000"/>
                      <w:sz w:val="18"/>
                      <w:szCs w:val="18"/>
                      <w:lang w:val="en-US"/>
                    </w:rPr>
                  </w:pPr>
                </w:p>
              </w:tc>
              <w:tc>
                <w:tcPr>
                  <w:tcW w:w="2693" w:type="dxa"/>
                  <w:vAlign w:val="bottom"/>
                </w:tcPr>
                <w:p w14:paraId="000002F1" w14:textId="77777777" w:rsidR="00557457" w:rsidRPr="00811BD8" w:rsidRDefault="00000000">
                  <w:pPr>
                    <w:rPr>
                      <w:color w:val="FF0000"/>
                      <w:sz w:val="18"/>
                      <w:szCs w:val="18"/>
                      <w:lang w:val="en-US"/>
                    </w:rPr>
                  </w:pPr>
                  <w:r w:rsidRPr="00811BD8">
                    <w:rPr>
                      <w:color w:val="000000"/>
                      <w:lang w:val="en-US"/>
                    </w:rPr>
                    <w:t>CA03_1_CADATDC</w:t>
                  </w:r>
                </w:p>
              </w:tc>
            </w:tr>
            <w:tr w:rsidR="00557457" w:rsidRPr="00811BD8" w14:paraId="1FE3E4B7" w14:textId="77777777">
              <w:trPr>
                <w:jc w:val="center"/>
              </w:trPr>
              <w:tc>
                <w:tcPr>
                  <w:tcW w:w="2830" w:type="dxa"/>
                  <w:vAlign w:val="bottom"/>
                </w:tcPr>
                <w:p w14:paraId="000002F2" w14:textId="77777777" w:rsidR="00557457" w:rsidRPr="00811BD8" w:rsidRDefault="00000000">
                  <w:pPr>
                    <w:rPr>
                      <w:color w:val="000000"/>
                      <w:lang w:val="en-US"/>
                    </w:rPr>
                  </w:pPr>
                  <w:r w:rsidRPr="00811BD8">
                    <w:rPr>
                      <w:color w:val="000000"/>
                      <w:lang w:val="en-US"/>
                    </w:rPr>
                    <w:t>EO_TT_002_degC</w:t>
                  </w:r>
                </w:p>
              </w:tc>
              <w:tc>
                <w:tcPr>
                  <w:tcW w:w="2977" w:type="dxa"/>
                </w:tcPr>
                <w:p w14:paraId="000002F3" w14:textId="77777777" w:rsidR="00557457" w:rsidRPr="00811BD8" w:rsidRDefault="00557457">
                  <w:pPr>
                    <w:rPr>
                      <w:color w:val="FF0000"/>
                      <w:sz w:val="18"/>
                      <w:szCs w:val="18"/>
                      <w:lang w:val="en-US"/>
                    </w:rPr>
                  </w:pPr>
                </w:p>
              </w:tc>
              <w:tc>
                <w:tcPr>
                  <w:tcW w:w="2693" w:type="dxa"/>
                  <w:vAlign w:val="bottom"/>
                </w:tcPr>
                <w:p w14:paraId="000002F4" w14:textId="77777777" w:rsidR="00557457" w:rsidRPr="00811BD8" w:rsidRDefault="00000000">
                  <w:pPr>
                    <w:rPr>
                      <w:color w:val="FF0000"/>
                      <w:sz w:val="18"/>
                      <w:szCs w:val="18"/>
                      <w:lang w:val="en-US"/>
                    </w:rPr>
                  </w:pPr>
                  <w:r w:rsidRPr="00811BD8">
                    <w:rPr>
                      <w:color w:val="000000"/>
                      <w:lang w:val="en-US"/>
                    </w:rPr>
                    <w:t>CA03_2_CADATDC</w:t>
                  </w:r>
                </w:p>
              </w:tc>
            </w:tr>
            <w:tr w:rsidR="00557457" w:rsidRPr="00811BD8" w14:paraId="04CA1035" w14:textId="77777777">
              <w:trPr>
                <w:jc w:val="center"/>
              </w:trPr>
              <w:tc>
                <w:tcPr>
                  <w:tcW w:w="2830" w:type="dxa"/>
                  <w:vAlign w:val="bottom"/>
                </w:tcPr>
                <w:p w14:paraId="000002F5" w14:textId="77777777" w:rsidR="00557457" w:rsidRPr="00811BD8" w:rsidRDefault="00000000">
                  <w:pPr>
                    <w:rPr>
                      <w:color w:val="BFBFBF"/>
                      <w:lang w:val="en-US"/>
                    </w:rPr>
                  </w:pPr>
                  <w:r w:rsidRPr="00811BD8">
                    <w:rPr>
                      <w:color w:val="BFBFBF"/>
                      <w:lang w:val="en-US"/>
                    </w:rPr>
                    <w:t>NI9214b_13_degC</w:t>
                  </w:r>
                </w:p>
              </w:tc>
              <w:tc>
                <w:tcPr>
                  <w:tcW w:w="2977" w:type="dxa"/>
                </w:tcPr>
                <w:p w14:paraId="000002F6" w14:textId="77777777" w:rsidR="00557457" w:rsidRPr="00811BD8" w:rsidRDefault="00557457">
                  <w:pPr>
                    <w:rPr>
                      <w:color w:val="FF0000"/>
                      <w:sz w:val="18"/>
                      <w:szCs w:val="18"/>
                      <w:lang w:val="en-US"/>
                    </w:rPr>
                  </w:pPr>
                </w:p>
              </w:tc>
              <w:tc>
                <w:tcPr>
                  <w:tcW w:w="2693" w:type="dxa"/>
                  <w:vAlign w:val="bottom"/>
                </w:tcPr>
                <w:p w14:paraId="000002F7" w14:textId="77777777" w:rsidR="00557457" w:rsidRPr="00811BD8" w:rsidRDefault="00000000">
                  <w:pPr>
                    <w:rPr>
                      <w:color w:val="FF0000"/>
                      <w:sz w:val="18"/>
                      <w:szCs w:val="18"/>
                      <w:lang w:val="en-US"/>
                    </w:rPr>
                  </w:pPr>
                  <w:r w:rsidRPr="00811BD8">
                    <w:rPr>
                      <w:color w:val="000000"/>
                      <w:lang w:val="en-US"/>
                    </w:rPr>
                    <w:t>CA03_3_CADATDC</w:t>
                  </w:r>
                </w:p>
              </w:tc>
            </w:tr>
            <w:tr w:rsidR="00557457" w:rsidRPr="00811BD8" w14:paraId="56DC7EEB" w14:textId="77777777">
              <w:trPr>
                <w:jc w:val="center"/>
              </w:trPr>
              <w:tc>
                <w:tcPr>
                  <w:tcW w:w="2830" w:type="dxa"/>
                  <w:vAlign w:val="bottom"/>
                </w:tcPr>
                <w:p w14:paraId="000002F8" w14:textId="77777777" w:rsidR="00557457" w:rsidRPr="00811BD8" w:rsidRDefault="00000000">
                  <w:pPr>
                    <w:rPr>
                      <w:color w:val="BFBFBF"/>
                      <w:lang w:val="en-US"/>
                    </w:rPr>
                  </w:pPr>
                  <w:r w:rsidRPr="00811BD8">
                    <w:rPr>
                      <w:color w:val="BFBFBF"/>
                      <w:lang w:val="en-US"/>
                    </w:rPr>
                    <w:t>NI9214b_14_degC</w:t>
                  </w:r>
                </w:p>
              </w:tc>
              <w:tc>
                <w:tcPr>
                  <w:tcW w:w="2977" w:type="dxa"/>
                </w:tcPr>
                <w:p w14:paraId="000002F9" w14:textId="77777777" w:rsidR="00557457" w:rsidRPr="00811BD8" w:rsidRDefault="00557457">
                  <w:pPr>
                    <w:rPr>
                      <w:color w:val="FF0000"/>
                      <w:sz w:val="18"/>
                      <w:szCs w:val="18"/>
                      <w:lang w:val="en-US"/>
                    </w:rPr>
                  </w:pPr>
                </w:p>
              </w:tc>
              <w:tc>
                <w:tcPr>
                  <w:tcW w:w="2693" w:type="dxa"/>
                  <w:vAlign w:val="bottom"/>
                </w:tcPr>
                <w:p w14:paraId="000002FA" w14:textId="77777777" w:rsidR="00557457" w:rsidRPr="00811BD8" w:rsidRDefault="00000000">
                  <w:pPr>
                    <w:rPr>
                      <w:color w:val="FF0000"/>
                      <w:sz w:val="18"/>
                      <w:szCs w:val="18"/>
                      <w:lang w:val="en-US"/>
                    </w:rPr>
                  </w:pPr>
                  <w:r w:rsidRPr="00811BD8">
                    <w:rPr>
                      <w:color w:val="000000"/>
                      <w:lang w:val="en-US"/>
                    </w:rPr>
                    <w:t>CA03_4_CADATDC</w:t>
                  </w:r>
                </w:p>
              </w:tc>
            </w:tr>
            <w:tr w:rsidR="00557457" w:rsidRPr="00811BD8" w14:paraId="63FDEA04" w14:textId="77777777">
              <w:trPr>
                <w:jc w:val="center"/>
              </w:trPr>
              <w:tc>
                <w:tcPr>
                  <w:tcW w:w="2830" w:type="dxa"/>
                  <w:vAlign w:val="bottom"/>
                </w:tcPr>
                <w:p w14:paraId="000002FB" w14:textId="77777777" w:rsidR="00557457" w:rsidRPr="00811BD8" w:rsidRDefault="00000000">
                  <w:pPr>
                    <w:rPr>
                      <w:color w:val="BFBFBF"/>
                      <w:lang w:val="en-US"/>
                    </w:rPr>
                  </w:pPr>
                  <w:r w:rsidRPr="00811BD8">
                    <w:rPr>
                      <w:color w:val="BFBFBF"/>
                      <w:lang w:val="en-US"/>
                    </w:rPr>
                    <w:t>NI9214b_15_degC</w:t>
                  </w:r>
                </w:p>
              </w:tc>
              <w:tc>
                <w:tcPr>
                  <w:tcW w:w="2977" w:type="dxa"/>
                </w:tcPr>
                <w:p w14:paraId="000002FC" w14:textId="77777777" w:rsidR="00557457" w:rsidRPr="00811BD8" w:rsidRDefault="00557457">
                  <w:pPr>
                    <w:rPr>
                      <w:color w:val="FF0000"/>
                      <w:sz w:val="18"/>
                      <w:szCs w:val="18"/>
                      <w:lang w:val="en-US"/>
                    </w:rPr>
                  </w:pPr>
                </w:p>
              </w:tc>
              <w:tc>
                <w:tcPr>
                  <w:tcW w:w="2693" w:type="dxa"/>
                  <w:vAlign w:val="bottom"/>
                </w:tcPr>
                <w:p w14:paraId="000002FD" w14:textId="77777777" w:rsidR="00557457" w:rsidRPr="00811BD8" w:rsidRDefault="00000000">
                  <w:pPr>
                    <w:rPr>
                      <w:color w:val="FF0000"/>
                      <w:sz w:val="18"/>
                      <w:szCs w:val="18"/>
                      <w:lang w:val="en-US"/>
                    </w:rPr>
                  </w:pPr>
                  <w:r w:rsidRPr="00811BD8">
                    <w:rPr>
                      <w:color w:val="000000"/>
                      <w:lang w:val="en-US"/>
                    </w:rPr>
                    <w:t>CA03_5_CADATDC</w:t>
                  </w:r>
                </w:p>
              </w:tc>
            </w:tr>
            <w:tr w:rsidR="00557457" w:rsidRPr="00811BD8" w14:paraId="1F0783D5" w14:textId="77777777">
              <w:trPr>
                <w:jc w:val="center"/>
              </w:trPr>
              <w:tc>
                <w:tcPr>
                  <w:tcW w:w="2830" w:type="dxa"/>
                  <w:vAlign w:val="bottom"/>
                </w:tcPr>
                <w:p w14:paraId="000002FE" w14:textId="77777777" w:rsidR="00557457" w:rsidRPr="00811BD8" w:rsidRDefault="00000000">
                  <w:pPr>
                    <w:rPr>
                      <w:color w:val="BFBFBF"/>
                      <w:lang w:val="en-US"/>
                    </w:rPr>
                  </w:pPr>
                  <w:r w:rsidRPr="00811BD8">
                    <w:rPr>
                      <w:color w:val="BFBFBF"/>
                      <w:lang w:val="en-US"/>
                    </w:rPr>
                    <w:t>NI9214b_16_degC</w:t>
                  </w:r>
                </w:p>
              </w:tc>
              <w:tc>
                <w:tcPr>
                  <w:tcW w:w="2977" w:type="dxa"/>
                </w:tcPr>
                <w:p w14:paraId="000002FF" w14:textId="77777777" w:rsidR="00557457" w:rsidRPr="00811BD8" w:rsidRDefault="00557457">
                  <w:pPr>
                    <w:rPr>
                      <w:color w:val="FF0000"/>
                      <w:sz w:val="18"/>
                      <w:szCs w:val="18"/>
                      <w:lang w:val="en-US"/>
                    </w:rPr>
                  </w:pPr>
                </w:p>
              </w:tc>
              <w:tc>
                <w:tcPr>
                  <w:tcW w:w="2693" w:type="dxa"/>
                  <w:vAlign w:val="bottom"/>
                </w:tcPr>
                <w:p w14:paraId="00000300" w14:textId="77777777" w:rsidR="00557457" w:rsidRPr="00811BD8" w:rsidRDefault="00000000">
                  <w:pPr>
                    <w:rPr>
                      <w:color w:val="FF0000"/>
                      <w:sz w:val="18"/>
                      <w:szCs w:val="18"/>
                      <w:lang w:val="en-US"/>
                    </w:rPr>
                  </w:pPr>
                  <w:r w:rsidRPr="00811BD8">
                    <w:rPr>
                      <w:color w:val="000000"/>
                      <w:lang w:val="en-US"/>
                    </w:rPr>
                    <w:t>CA03_6_CADATDC</w:t>
                  </w:r>
                </w:p>
              </w:tc>
            </w:tr>
            <w:tr w:rsidR="00557457" w:rsidRPr="00811BD8" w14:paraId="7E5936D3" w14:textId="77777777">
              <w:trPr>
                <w:jc w:val="center"/>
              </w:trPr>
              <w:tc>
                <w:tcPr>
                  <w:tcW w:w="2830" w:type="dxa"/>
                  <w:vAlign w:val="bottom"/>
                </w:tcPr>
                <w:p w14:paraId="00000301" w14:textId="77777777" w:rsidR="00557457" w:rsidRPr="00811BD8" w:rsidRDefault="00000000">
                  <w:pPr>
                    <w:rPr>
                      <w:color w:val="BFBFBF"/>
                      <w:lang w:val="en-US"/>
                    </w:rPr>
                  </w:pPr>
                  <w:r w:rsidRPr="00811BD8">
                    <w:rPr>
                      <w:color w:val="BFBFBF"/>
                      <w:lang w:val="en-US"/>
                    </w:rPr>
                    <w:t>NI9264_AO0_V</w:t>
                  </w:r>
                </w:p>
              </w:tc>
              <w:tc>
                <w:tcPr>
                  <w:tcW w:w="2977" w:type="dxa"/>
                </w:tcPr>
                <w:p w14:paraId="00000302" w14:textId="77777777" w:rsidR="00557457" w:rsidRPr="00811BD8" w:rsidRDefault="00557457">
                  <w:pPr>
                    <w:rPr>
                      <w:color w:val="FF0000"/>
                      <w:sz w:val="18"/>
                      <w:szCs w:val="18"/>
                      <w:lang w:val="en-US"/>
                    </w:rPr>
                  </w:pPr>
                </w:p>
              </w:tc>
              <w:tc>
                <w:tcPr>
                  <w:tcW w:w="2693" w:type="dxa"/>
                  <w:vAlign w:val="bottom"/>
                </w:tcPr>
                <w:p w14:paraId="00000303" w14:textId="77777777" w:rsidR="00557457" w:rsidRPr="00811BD8" w:rsidRDefault="00000000">
                  <w:pPr>
                    <w:rPr>
                      <w:color w:val="FF0000"/>
                      <w:sz w:val="18"/>
                      <w:szCs w:val="18"/>
                      <w:lang w:val="en-US"/>
                    </w:rPr>
                  </w:pPr>
                  <w:r w:rsidRPr="00811BD8">
                    <w:rPr>
                      <w:color w:val="000000"/>
                      <w:lang w:val="en-US"/>
                    </w:rPr>
                    <w:t>CA10_1_CADATDC</w:t>
                  </w:r>
                </w:p>
              </w:tc>
            </w:tr>
            <w:tr w:rsidR="00557457" w:rsidRPr="00811BD8" w14:paraId="3F99428D" w14:textId="77777777">
              <w:trPr>
                <w:jc w:val="center"/>
              </w:trPr>
              <w:tc>
                <w:tcPr>
                  <w:tcW w:w="2830" w:type="dxa"/>
                  <w:vAlign w:val="bottom"/>
                </w:tcPr>
                <w:p w14:paraId="00000304" w14:textId="77777777" w:rsidR="00557457" w:rsidRPr="00811BD8" w:rsidRDefault="00000000">
                  <w:pPr>
                    <w:rPr>
                      <w:color w:val="BFBFBF"/>
                      <w:lang w:val="en-US"/>
                    </w:rPr>
                  </w:pPr>
                  <w:r w:rsidRPr="00811BD8">
                    <w:rPr>
                      <w:color w:val="BFBFBF"/>
                      <w:lang w:val="en-US"/>
                    </w:rPr>
                    <w:t>NI9264_AO1_V</w:t>
                  </w:r>
                </w:p>
              </w:tc>
              <w:tc>
                <w:tcPr>
                  <w:tcW w:w="2977" w:type="dxa"/>
                </w:tcPr>
                <w:p w14:paraId="00000305" w14:textId="77777777" w:rsidR="00557457" w:rsidRPr="00811BD8" w:rsidRDefault="00557457">
                  <w:pPr>
                    <w:rPr>
                      <w:color w:val="FF0000"/>
                      <w:sz w:val="18"/>
                      <w:szCs w:val="18"/>
                      <w:lang w:val="en-US"/>
                    </w:rPr>
                  </w:pPr>
                </w:p>
              </w:tc>
              <w:tc>
                <w:tcPr>
                  <w:tcW w:w="2693" w:type="dxa"/>
                  <w:vAlign w:val="bottom"/>
                </w:tcPr>
                <w:p w14:paraId="00000306" w14:textId="77777777" w:rsidR="00557457" w:rsidRPr="00811BD8" w:rsidRDefault="00000000">
                  <w:pPr>
                    <w:rPr>
                      <w:color w:val="FF0000"/>
                      <w:sz w:val="18"/>
                      <w:szCs w:val="18"/>
                      <w:lang w:val="en-US"/>
                    </w:rPr>
                  </w:pPr>
                  <w:r w:rsidRPr="00811BD8">
                    <w:rPr>
                      <w:color w:val="000000"/>
                      <w:lang w:val="en-US"/>
                    </w:rPr>
                    <w:t>CA10_2_CADATDC</w:t>
                  </w:r>
                </w:p>
              </w:tc>
            </w:tr>
            <w:tr w:rsidR="00557457" w:rsidRPr="00811BD8" w14:paraId="759AE579" w14:textId="77777777">
              <w:trPr>
                <w:jc w:val="center"/>
              </w:trPr>
              <w:tc>
                <w:tcPr>
                  <w:tcW w:w="2830" w:type="dxa"/>
                  <w:vAlign w:val="bottom"/>
                </w:tcPr>
                <w:p w14:paraId="00000307" w14:textId="77777777" w:rsidR="00557457" w:rsidRPr="00811BD8" w:rsidRDefault="00000000">
                  <w:pPr>
                    <w:rPr>
                      <w:color w:val="BFBFBF"/>
                      <w:lang w:val="en-US"/>
                    </w:rPr>
                  </w:pPr>
                  <w:r w:rsidRPr="00811BD8">
                    <w:rPr>
                      <w:color w:val="BFBFBF"/>
                      <w:lang w:val="en-US"/>
                    </w:rPr>
                    <w:t>NI9264_AO2_V</w:t>
                  </w:r>
                </w:p>
              </w:tc>
              <w:tc>
                <w:tcPr>
                  <w:tcW w:w="2977" w:type="dxa"/>
                </w:tcPr>
                <w:p w14:paraId="00000308" w14:textId="77777777" w:rsidR="00557457" w:rsidRPr="00811BD8" w:rsidRDefault="00557457">
                  <w:pPr>
                    <w:rPr>
                      <w:color w:val="FF0000"/>
                      <w:sz w:val="18"/>
                      <w:szCs w:val="18"/>
                      <w:lang w:val="en-US"/>
                    </w:rPr>
                  </w:pPr>
                </w:p>
              </w:tc>
              <w:tc>
                <w:tcPr>
                  <w:tcW w:w="2693" w:type="dxa"/>
                  <w:vAlign w:val="bottom"/>
                </w:tcPr>
                <w:p w14:paraId="00000309" w14:textId="77777777" w:rsidR="00557457" w:rsidRPr="00811BD8" w:rsidRDefault="00000000">
                  <w:pPr>
                    <w:rPr>
                      <w:color w:val="FF0000"/>
                      <w:sz w:val="18"/>
                      <w:szCs w:val="18"/>
                      <w:lang w:val="en-US"/>
                    </w:rPr>
                  </w:pPr>
                  <w:r w:rsidRPr="00811BD8">
                    <w:rPr>
                      <w:color w:val="000000"/>
                      <w:lang w:val="en-US"/>
                    </w:rPr>
                    <w:t>CA10_3_CADATDC</w:t>
                  </w:r>
                </w:p>
              </w:tc>
            </w:tr>
            <w:tr w:rsidR="00557457" w:rsidRPr="00811BD8" w14:paraId="52625362" w14:textId="77777777">
              <w:trPr>
                <w:jc w:val="center"/>
              </w:trPr>
              <w:tc>
                <w:tcPr>
                  <w:tcW w:w="2830" w:type="dxa"/>
                  <w:vAlign w:val="bottom"/>
                </w:tcPr>
                <w:p w14:paraId="0000030A" w14:textId="77777777" w:rsidR="00557457" w:rsidRPr="00811BD8" w:rsidRDefault="00000000">
                  <w:pPr>
                    <w:rPr>
                      <w:color w:val="BFBFBF"/>
                      <w:lang w:val="en-US"/>
                    </w:rPr>
                  </w:pPr>
                  <w:r w:rsidRPr="00811BD8">
                    <w:rPr>
                      <w:color w:val="BFBFBF"/>
                      <w:lang w:val="en-US"/>
                    </w:rPr>
                    <w:t>NI9264_AO3_V</w:t>
                  </w:r>
                </w:p>
              </w:tc>
              <w:tc>
                <w:tcPr>
                  <w:tcW w:w="2977" w:type="dxa"/>
                </w:tcPr>
                <w:p w14:paraId="0000030B" w14:textId="77777777" w:rsidR="00557457" w:rsidRPr="00811BD8" w:rsidRDefault="00557457">
                  <w:pPr>
                    <w:rPr>
                      <w:color w:val="FF0000"/>
                      <w:sz w:val="18"/>
                      <w:szCs w:val="18"/>
                      <w:lang w:val="en-US"/>
                    </w:rPr>
                  </w:pPr>
                </w:p>
              </w:tc>
              <w:tc>
                <w:tcPr>
                  <w:tcW w:w="2693" w:type="dxa"/>
                  <w:vAlign w:val="bottom"/>
                </w:tcPr>
                <w:p w14:paraId="0000030C" w14:textId="77777777" w:rsidR="00557457" w:rsidRPr="00811BD8" w:rsidRDefault="00000000">
                  <w:pPr>
                    <w:rPr>
                      <w:color w:val="FF0000"/>
                      <w:sz w:val="18"/>
                      <w:szCs w:val="18"/>
                      <w:lang w:val="en-US"/>
                    </w:rPr>
                  </w:pPr>
                  <w:r w:rsidRPr="00811BD8">
                    <w:rPr>
                      <w:color w:val="000000"/>
                      <w:lang w:val="en-US"/>
                    </w:rPr>
                    <w:t>CA10_4_CADATDC</w:t>
                  </w:r>
                </w:p>
              </w:tc>
            </w:tr>
            <w:tr w:rsidR="00557457" w:rsidRPr="00811BD8" w14:paraId="2125BD55" w14:textId="77777777">
              <w:trPr>
                <w:jc w:val="center"/>
              </w:trPr>
              <w:tc>
                <w:tcPr>
                  <w:tcW w:w="2830" w:type="dxa"/>
                  <w:vAlign w:val="bottom"/>
                </w:tcPr>
                <w:p w14:paraId="0000030D" w14:textId="77777777" w:rsidR="00557457" w:rsidRPr="00811BD8" w:rsidRDefault="00000000">
                  <w:pPr>
                    <w:rPr>
                      <w:color w:val="BFBFBF"/>
                      <w:lang w:val="en-US"/>
                    </w:rPr>
                  </w:pPr>
                  <w:r w:rsidRPr="00811BD8">
                    <w:rPr>
                      <w:color w:val="BFBFBF"/>
                      <w:lang w:val="en-US"/>
                    </w:rPr>
                    <w:t>NI9264_AO4_V</w:t>
                  </w:r>
                </w:p>
              </w:tc>
              <w:tc>
                <w:tcPr>
                  <w:tcW w:w="2977" w:type="dxa"/>
                </w:tcPr>
                <w:p w14:paraId="0000030E" w14:textId="77777777" w:rsidR="00557457" w:rsidRPr="00811BD8" w:rsidRDefault="00557457">
                  <w:pPr>
                    <w:rPr>
                      <w:color w:val="FF0000"/>
                      <w:sz w:val="18"/>
                      <w:szCs w:val="18"/>
                      <w:lang w:val="en-US"/>
                    </w:rPr>
                  </w:pPr>
                </w:p>
              </w:tc>
              <w:tc>
                <w:tcPr>
                  <w:tcW w:w="2693" w:type="dxa"/>
                  <w:vAlign w:val="bottom"/>
                </w:tcPr>
                <w:p w14:paraId="0000030F" w14:textId="77777777" w:rsidR="00557457" w:rsidRPr="00811BD8" w:rsidRDefault="00000000">
                  <w:pPr>
                    <w:rPr>
                      <w:color w:val="FF0000"/>
                      <w:sz w:val="18"/>
                      <w:szCs w:val="18"/>
                      <w:lang w:val="en-US"/>
                    </w:rPr>
                  </w:pPr>
                  <w:r w:rsidRPr="00811BD8">
                    <w:rPr>
                      <w:color w:val="000000"/>
                      <w:lang w:val="en-US"/>
                    </w:rPr>
                    <w:t>CA10_5_CADATDC</w:t>
                  </w:r>
                </w:p>
              </w:tc>
            </w:tr>
            <w:tr w:rsidR="00557457" w:rsidRPr="00811BD8" w14:paraId="3FDD1A7B" w14:textId="77777777">
              <w:trPr>
                <w:jc w:val="center"/>
              </w:trPr>
              <w:tc>
                <w:tcPr>
                  <w:tcW w:w="2830" w:type="dxa"/>
                  <w:vAlign w:val="bottom"/>
                </w:tcPr>
                <w:p w14:paraId="00000310" w14:textId="77777777" w:rsidR="00557457" w:rsidRPr="00811BD8" w:rsidRDefault="00000000">
                  <w:pPr>
                    <w:rPr>
                      <w:color w:val="BFBFBF"/>
                      <w:lang w:val="en-US"/>
                    </w:rPr>
                  </w:pPr>
                  <w:r w:rsidRPr="00811BD8">
                    <w:rPr>
                      <w:color w:val="BFBFBF"/>
                      <w:lang w:val="en-US"/>
                    </w:rPr>
                    <w:t>NI9264_AO5_V</w:t>
                  </w:r>
                </w:p>
              </w:tc>
              <w:tc>
                <w:tcPr>
                  <w:tcW w:w="2977" w:type="dxa"/>
                </w:tcPr>
                <w:p w14:paraId="00000311" w14:textId="77777777" w:rsidR="00557457" w:rsidRPr="00811BD8" w:rsidRDefault="00557457">
                  <w:pPr>
                    <w:rPr>
                      <w:color w:val="FF0000"/>
                      <w:sz w:val="18"/>
                      <w:szCs w:val="18"/>
                      <w:lang w:val="en-US"/>
                    </w:rPr>
                  </w:pPr>
                </w:p>
              </w:tc>
              <w:tc>
                <w:tcPr>
                  <w:tcW w:w="2693" w:type="dxa"/>
                  <w:vAlign w:val="bottom"/>
                </w:tcPr>
                <w:p w14:paraId="00000312" w14:textId="77777777" w:rsidR="00557457" w:rsidRPr="00811BD8" w:rsidRDefault="00000000">
                  <w:pPr>
                    <w:rPr>
                      <w:color w:val="FF0000"/>
                      <w:sz w:val="18"/>
                      <w:szCs w:val="18"/>
                      <w:lang w:val="en-US"/>
                    </w:rPr>
                  </w:pPr>
                  <w:r w:rsidRPr="00811BD8">
                    <w:rPr>
                      <w:color w:val="000000"/>
                      <w:lang w:val="en-US"/>
                    </w:rPr>
                    <w:t>CA10_6_CADATDC</w:t>
                  </w:r>
                </w:p>
              </w:tc>
            </w:tr>
            <w:tr w:rsidR="00557457" w:rsidRPr="00811BD8" w14:paraId="204DA7CB" w14:textId="77777777">
              <w:trPr>
                <w:jc w:val="center"/>
              </w:trPr>
              <w:tc>
                <w:tcPr>
                  <w:tcW w:w="2830" w:type="dxa"/>
                  <w:vAlign w:val="bottom"/>
                </w:tcPr>
                <w:p w14:paraId="00000313" w14:textId="77777777" w:rsidR="00557457" w:rsidRPr="00811BD8" w:rsidRDefault="00000000">
                  <w:pPr>
                    <w:rPr>
                      <w:color w:val="BFBFBF"/>
                      <w:lang w:val="en-US"/>
                    </w:rPr>
                  </w:pPr>
                  <w:r w:rsidRPr="00811BD8">
                    <w:rPr>
                      <w:color w:val="BFBFBF"/>
                      <w:lang w:val="en-US"/>
                    </w:rPr>
                    <w:t>NI9264_AO6_V</w:t>
                  </w:r>
                </w:p>
              </w:tc>
              <w:tc>
                <w:tcPr>
                  <w:tcW w:w="2977" w:type="dxa"/>
                </w:tcPr>
                <w:p w14:paraId="00000314" w14:textId="77777777" w:rsidR="00557457" w:rsidRPr="00811BD8" w:rsidRDefault="00557457">
                  <w:pPr>
                    <w:rPr>
                      <w:color w:val="FF0000"/>
                      <w:sz w:val="18"/>
                      <w:szCs w:val="18"/>
                      <w:lang w:val="en-US"/>
                    </w:rPr>
                  </w:pPr>
                </w:p>
              </w:tc>
              <w:tc>
                <w:tcPr>
                  <w:tcW w:w="2693" w:type="dxa"/>
                  <w:vAlign w:val="bottom"/>
                </w:tcPr>
                <w:p w14:paraId="00000315" w14:textId="77777777" w:rsidR="00557457" w:rsidRPr="00811BD8" w:rsidRDefault="00000000">
                  <w:pPr>
                    <w:rPr>
                      <w:color w:val="FF0000"/>
                      <w:sz w:val="18"/>
                      <w:szCs w:val="18"/>
                      <w:lang w:val="en-US"/>
                    </w:rPr>
                  </w:pPr>
                  <w:r w:rsidRPr="00811BD8">
                    <w:rPr>
                      <w:color w:val="000000"/>
                      <w:lang w:val="en-US"/>
                    </w:rPr>
                    <w:t>CA50_1_CADATDC</w:t>
                  </w:r>
                </w:p>
              </w:tc>
            </w:tr>
            <w:tr w:rsidR="00557457" w:rsidRPr="00811BD8" w14:paraId="5E2AD8AE" w14:textId="77777777">
              <w:trPr>
                <w:jc w:val="center"/>
              </w:trPr>
              <w:tc>
                <w:tcPr>
                  <w:tcW w:w="2830" w:type="dxa"/>
                  <w:vAlign w:val="bottom"/>
                </w:tcPr>
                <w:p w14:paraId="00000316" w14:textId="77777777" w:rsidR="00557457" w:rsidRPr="00811BD8" w:rsidRDefault="00000000">
                  <w:pPr>
                    <w:rPr>
                      <w:color w:val="BFBFBF"/>
                      <w:lang w:val="en-US"/>
                    </w:rPr>
                  </w:pPr>
                  <w:r w:rsidRPr="00811BD8">
                    <w:rPr>
                      <w:color w:val="BFBFBF"/>
                      <w:lang w:val="en-US"/>
                    </w:rPr>
                    <w:t>NI9264_AO7_V</w:t>
                  </w:r>
                </w:p>
              </w:tc>
              <w:tc>
                <w:tcPr>
                  <w:tcW w:w="2977" w:type="dxa"/>
                </w:tcPr>
                <w:p w14:paraId="00000317" w14:textId="77777777" w:rsidR="00557457" w:rsidRPr="00811BD8" w:rsidRDefault="00557457">
                  <w:pPr>
                    <w:rPr>
                      <w:color w:val="FF0000"/>
                      <w:sz w:val="18"/>
                      <w:szCs w:val="18"/>
                      <w:lang w:val="en-US"/>
                    </w:rPr>
                  </w:pPr>
                </w:p>
              </w:tc>
              <w:tc>
                <w:tcPr>
                  <w:tcW w:w="2693" w:type="dxa"/>
                  <w:vAlign w:val="bottom"/>
                </w:tcPr>
                <w:p w14:paraId="00000318" w14:textId="77777777" w:rsidR="00557457" w:rsidRPr="00811BD8" w:rsidRDefault="00000000">
                  <w:pPr>
                    <w:rPr>
                      <w:color w:val="FF0000"/>
                      <w:sz w:val="18"/>
                      <w:szCs w:val="18"/>
                      <w:lang w:val="en-US"/>
                    </w:rPr>
                  </w:pPr>
                  <w:r w:rsidRPr="00811BD8">
                    <w:rPr>
                      <w:color w:val="000000"/>
                      <w:lang w:val="en-US"/>
                    </w:rPr>
                    <w:t>CA50_2_CADATDC</w:t>
                  </w:r>
                </w:p>
              </w:tc>
            </w:tr>
            <w:tr w:rsidR="00557457" w:rsidRPr="00811BD8" w14:paraId="2CC7856C" w14:textId="77777777">
              <w:trPr>
                <w:jc w:val="center"/>
              </w:trPr>
              <w:tc>
                <w:tcPr>
                  <w:tcW w:w="2830" w:type="dxa"/>
                  <w:vAlign w:val="bottom"/>
                </w:tcPr>
                <w:p w14:paraId="00000319" w14:textId="77777777" w:rsidR="00557457" w:rsidRPr="00811BD8" w:rsidRDefault="00000000">
                  <w:pPr>
                    <w:rPr>
                      <w:color w:val="BFBFBF"/>
                      <w:lang w:val="en-US"/>
                    </w:rPr>
                  </w:pPr>
                  <w:r w:rsidRPr="00811BD8">
                    <w:rPr>
                      <w:color w:val="BFBFBF"/>
                      <w:lang w:val="en-US"/>
                    </w:rPr>
                    <w:t>NI9264_AO8_V</w:t>
                  </w:r>
                </w:p>
              </w:tc>
              <w:tc>
                <w:tcPr>
                  <w:tcW w:w="2977" w:type="dxa"/>
                </w:tcPr>
                <w:p w14:paraId="0000031A" w14:textId="77777777" w:rsidR="00557457" w:rsidRPr="00811BD8" w:rsidRDefault="00557457">
                  <w:pPr>
                    <w:rPr>
                      <w:color w:val="FF0000"/>
                      <w:sz w:val="18"/>
                      <w:szCs w:val="18"/>
                      <w:lang w:val="en-US"/>
                    </w:rPr>
                  </w:pPr>
                </w:p>
              </w:tc>
              <w:tc>
                <w:tcPr>
                  <w:tcW w:w="2693" w:type="dxa"/>
                  <w:vAlign w:val="bottom"/>
                </w:tcPr>
                <w:p w14:paraId="0000031B" w14:textId="77777777" w:rsidR="00557457" w:rsidRPr="00811BD8" w:rsidRDefault="00000000">
                  <w:pPr>
                    <w:rPr>
                      <w:color w:val="FF0000"/>
                      <w:sz w:val="18"/>
                      <w:szCs w:val="18"/>
                      <w:lang w:val="en-US"/>
                    </w:rPr>
                  </w:pPr>
                  <w:r w:rsidRPr="00811BD8">
                    <w:rPr>
                      <w:color w:val="000000"/>
                      <w:lang w:val="en-US"/>
                    </w:rPr>
                    <w:t>CA50_3_CADATDC</w:t>
                  </w:r>
                </w:p>
              </w:tc>
            </w:tr>
            <w:tr w:rsidR="00557457" w:rsidRPr="00811BD8" w14:paraId="7D563D86" w14:textId="77777777">
              <w:trPr>
                <w:jc w:val="center"/>
              </w:trPr>
              <w:tc>
                <w:tcPr>
                  <w:tcW w:w="2830" w:type="dxa"/>
                  <w:vAlign w:val="bottom"/>
                </w:tcPr>
                <w:p w14:paraId="0000031C" w14:textId="77777777" w:rsidR="00557457" w:rsidRPr="00811BD8" w:rsidRDefault="00000000">
                  <w:pPr>
                    <w:rPr>
                      <w:color w:val="BFBFBF"/>
                      <w:lang w:val="en-US"/>
                    </w:rPr>
                  </w:pPr>
                  <w:r w:rsidRPr="00811BD8">
                    <w:rPr>
                      <w:color w:val="BFBFBF"/>
                      <w:lang w:val="en-US"/>
                    </w:rPr>
                    <w:t>NI9264_AO9_V</w:t>
                  </w:r>
                </w:p>
              </w:tc>
              <w:tc>
                <w:tcPr>
                  <w:tcW w:w="2977" w:type="dxa"/>
                </w:tcPr>
                <w:p w14:paraId="0000031D" w14:textId="77777777" w:rsidR="00557457" w:rsidRPr="00811BD8" w:rsidRDefault="00557457">
                  <w:pPr>
                    <w:rPr>
                      <w:color w:val="FF0000"/>
                      <w:sz w:val="18"/>
                      <w:szCs w:val="18"/>
                      <w:lang w:val="en-US"/>
                    </w:rPr>
                  </w:pPr>
                </w:p>
              </w:tc>
              <w:tc>
                <w:tcPr>
                  <w:tcW w:w="2693" w:type="dxa"/>
                  <w:vAlign w:val="bottom"/>
                </w:tcPr>
                <w:p w14:paraId="0000031E" w14:textId="77777777" w:rsidR="00557457" w:rsidRPr="00811BD8" w:rsidRDefault="00000000">
                  <w:pPr>
                    <w:rPr>
                      <w:color w:val="FF0000"/>
                      <w:sz w:val="18"/>
                      <w:szCs w:val="18"/>
                      <w:lang w:val="en-US"/>
                    </w:rPr>
                  </w:pPr>
                  <w:r w:rsidRPr="00811BD8">
                    <w:rPr>
                      <w:color w:val="000000"/>
                      <w:lang w:val="en-US"/>
                    </w:rPr>
                    <w:t>CA50_4_CADATDC</w:t>
                  </w:r>
                </w:p>
              </w:tc>
            </w:tr>
            <w:tr w:rsidR="00557457" w:rsidRPr="00811BD8" w14:paraId="70832DD8" w14:textId="77777777">
              <w:trPr>
                <w:jc w:val="center"/>
              </w:trPr>
              <w:tc>
                <w:tcPr>
                  <w:tcW w:w="2830" w:type="dxa"/>
                  <w:vAlign w:val="bottom"/>
                </w:tcPr>
                <w:p w14:paraId="0000031F" w14:textId="77777777" w:rsidR="00557457" w:rsidRPr="00811BD8" w:rsidRDefault="00000000">
                  <w:pPr>
                    <w:rPr>
                      <w:color w:val="BFBFBF"/>
                      <w:lang w:val="en-US"/>
                    </w:rPr>
                  </w:pPr>
                  <w:r w:rsidRPr="00811BD8">
                    <w:rPr>
                      <w:color w:val="BFBFBF"/>
                      <w:lang w:val="en-US"/>
                    </w:rPr>
                    <w:t>NI9264_AO10_V</w:t>
                  </w:r>
                </w:p>
              </w:tc>
              <w:tc>
                <w:tcPr>
                  <w:tcW w:w="2977" w:type="dxa"/>
                </w:tcPr>
                <w:p w14:paraId="00000320" w14:textId="77777777" w:rsidR="00557457" w:rsidRPr="00811BD8" w:rsidRDefault="00557457">
                  <w:pPr>
                    <w:rPr>
                      <w:color w:val="FF0000"/>
                      <w:sz w:val="18"/>
                      <w:szCs w:val="18"/>
                      <w:lang w:val="en-US"/>
                    </w:rPr>
                  </w:pPr>
                </w:p>
              </w:tc>
              <w:tc>
                <w:tcPr>
                  <w:tcW w:w="2693" w:type="dxa"/>
                  <w:vAlign w:val="bottom"/>
                </w:tcPr>
                <w:p w14:paraId="00000321" w14:textId="77777777" w:rsidR="00557457" w:rsidRPr="00811BD8" w:rsidRDefault="00000000">
                  <w:pPr>
                    <w:rPr>
                      <w:color w:val="FF0000"/>
                      <w:sz w:val="18"/>
                      <w:szCs w:val="18"/>
                      <w:lang w:val="en-US"/>
                    </w:rPr>
                  </w:pPr>
                  <w:r w:rsidRPr="00811BD8">
                    <w:rPr>
                      <w:color w:val="000000"/>
                      <w:lang w:val="en-US"/>
                    </w:rPr>
                    <w:t>CA50_5_CADATDC</w:t>
                  </w:r>
                </w:p>
              </w:tc>
            </w:tr>
            <w:tr w:rsidR="00557457" w:rsidRPr="00811BD8" w14:paraId="7382B485" w14:textId="77777777">
              <w:trPr>
                <w:jc w:val="center"/>
              </w:trPr>
              <w:tc>
                <w:tcPr>
                  <w:tcW w:w="2830" w:type="dxa"/>
                  <w:vAlign w:val="bottom"/>
                </w:tcPr>
                <w:p w14:paraId="00000322" w14:textId="77777777" w:rsidR="00557457" w:rsidRPr="00811BD8" w:rsidRDefault="00000000">
                  <w:pPr>
                    <w:rPr>
                      <w:color w:val="BFBFBF"/>
                      <w:lang w:val="en-US"/>
                    </w:rPr>
                  </w:pPr>
                  <w:r w:rsidRPr="00811BD8">
                    <w:rPr>
                      <w:color w:val="BFBFBF"/>
                      <w:lang w:val="en-US"/>
                    </w:rPr>
                    <w:t>NI9264_AO11_V</w:t>
                  </w:r>
                </w:p>
              </w:tc>
              <w:tc>
                <w:tcPr>
                  <w:tcW w:w="2977" w:type="dxa"/>
                </w:tcPr>
                <w:p w14:paraId="00000323" w14:textId="77777777" w:rsidR="00557457" w:rsidRPr="00811BD8" w:rsidRDefault="00557457">
                  <w:pPr>
                    <w:rPr>
                      <w:color w:val="FF0000"/>
                      <w:sz w:val="18"/>
                      <w:szCs w:val="18"/>
                      <w:lang w:val="en-US"/>
                    </w:rPr>
                  </w:pPr>
                </w:p>
              </w:tc>
              <w:tc>
                <w:tcPr>
                  <w:tcW w:w="2693" w:type="dxa"/>
                  <w:vAlign w:val="bottom"/>
                </w:tcPr>
                <w:p w14:paraId="00000324" w14:textId="77777777" w:rsidR="00557457" w:rsidRPr="00811BD8" w:rsidRDefault="00000000">
                  <w:pPr>
                    <w:rPr>
                      <w:color w:val="FF0000"/>
                      <w:sz w:val="18"/>
                      <w:szCs w:val="18"/>
                      <w:lang w:val="en-US"/>
                    </w:rPr>
                  </w:pPr>
                  <w:r w:rsidRPr="00811BD8">
                    <w:rPr>
                      <w:color w:val="000000"/>
                      <w:lang w:val="en-US"/>
                    </w:rPr>
                    <w:t>CA50_6_CADATDC</w:t>
                  </w:r>
                </w:p>
              </w:tc>
            </w:tr>
            <w:tr w:rsidR="00557457" w:rsidRPr="00811BD8" w14:paraId="785458A9" w14:textId="77777777">
              <w:trPr>
                <w:jc w:val="center"/>
              </w:trPr>
              <w:tc>
                <w:tcPr>
                  <w:tcW w:w="2830" w:type="dxa"/>
                  <w:vAlign w:val="bottom"/>
                </w:tcPr>
                <w:p w14:paraId="00000325" w14:textId="77777777" w:rsidR="00557457" w:rsidRPr="00811BD8" w:rsidRDefault="00000000">
                  <w:pPr>
                    <w:rPr>
                      <w:color w:val="BFBFBF"/>
                      <w:lang w:val="en-US"/>
                    </w:rPr>
                  </w:pPr>
                  <w:r w:rsidRPr="00811BD8">
                    <w:rPr>
                      <w:color w:val="BFBFBF"/>
                      <w:lang w:val="en-US"/>
                    </w:rPr>
                    <w:t>NI9264_AO12_V</w:t>
                  </w:r>
                </w:p>
              </w:tc>
              <w:tc>
                <w:tcPr>
                  <w:tcW w:w="2977" w:type="dxa"/>
                </w:tcPr>
                <w:p w14:paraId="00000326" w14:textId="77777777" w:rsidR="00557457" w:rsidRPr="00811BD8" w:rsidRDefault="00557457">
                  <w:pPr>
                    <w:rPr>
                      <w:color w:val="FF0000"/>
                      <w:sz w:val="18"/>
                      <w:szCs w:val="18"/>
                      <w:lang w:val="en-US"/>
                    </w:rPr>
                  </w:pPr>
                </w:p>
              </w:tc>
              <w:tc>
                <w:tcPr>
                  <w:tcW w:w="2693" w:type="dxa"/>
                  <w:vAlign w:val="bottom"/>
                </w:tcPr>
                <w:p w14:paraId="00000327" w14:textId="77777777" w:rsidR="00557457" w:rsidRPr="00811BD8" w:rsidRDefault="00000000">
                  <w:pPr>
                    <w:rPr>
                      <w:color w:val="FF0000"/>
                      <w:sz w:val="18"/>
                      <w:szCs w:val="18"/>
                      <w:lang w:val="en-US"/>
                    </w:rPr>
                  </w:pPr>
                  <w:r w:rsidRPr="00811BD8">
                    <w:rPr>
                      <w:color w:val="000000"/>
                      <w:lang w:val="en-US"/>
                    </w:rPr>
                    <w:t>CA90_1_CADATDC</w:t>
                  </w:r>
                </w:p>
              </w:tc>
            </w:tr>
            <w:tr w:rsidR="00557457" w:rsidRPr="00811BD8" w14:paraId="56DA3F75" w14:textId="77777777">
              <w:trPr>
                <w:jc w:val="center"/>
              </w:trPr>
              <w:tc>
                <w:tcPr>
                  <w:tcW w:w="2830" w:type="dxa"/>
                  <w:vAlign w:val="bottom"/>
                </w:tcPr>
                <w:p w14:paraId="00000328" w14:textId="77777777" w:rsidR="00557457" w:rsidRPr="00811BD8" w:rsidRDefault="00000000">
                  <w:pPr>
                    <w:rPr>
                      <w:color w:val="BFBFBF"/>
                      <w:lang w:val="en-US"/>
                    </w:rPr>
                  </w:pPr>
                  <w:r w:rsidRPr="00811BD8">
                    <w:rPr>
                      <w:color w:val="BFBFBF"/>
                      <w:lang w:val="en-US"/>
                    </w:rPr>
                    <w:t>NI9264_AO13_V</w:t>
                  </w:r>
                </w:p>
              </w:tc>
              <w:tc>
                <w:tcPr>
                  <w:tcW w:w="2977" w:type="dxa"/>
                </w:tcPr>
                <w:p w14:paraId="00000329" w14:textId="77777777" w:rsidR="00557457" w:rsidRPr="00811BD8" w:rsidRDefault="00557457">
                  <w:pPr>
                    <w:rPr>
                      <w:color w:val="FF0000"/>
                      <w:sz w:val="18"/>
                      <w:szCs w:val="18"/>
                      <w:lang w:val="en-US"/>
                    </w:rPr>
                  </w:pPr>
                </w:p>
              </w:tc>
              <w:tc>
                <w:tcPr>
                  <w:tcW w:w="2693" w:type="dxa"/>
                  <w:vAlign w:val="bottom"/>
                </w:tcPr>
                <w:p w14:paraId="0000032A" w14:textId="77777777" w:rsidR="00557457" w:rsidRPr="00811BD8" w:rsidRDefault="00000000">
                  <w:pPr>
                    <w:rPr>
                      <w:color w:val="FF0000"/>
                      <w:sz w:val="18"/>
                      <w:szCs w:val="18"/>
                      <w:lang w:val="en-US"/>
                    </w:rPr>
                  </w:pPr>
                  <w:r w:rsidRPr="00811BD8">
                    <w:rPr>
                      <w:color w:val="000000"/>
                      <w:lang w:val="en-US"/>
                    </w:rPr>
                    <w:t>CA90_2_CADATDC</w:t>
                  </w:r>
                </w:p>
              </w:tc>
            </w:tr>
            <w:tr w:rsidR="00557457" w:rsidRPr="00811BD8" w14:paraId="0DC15348" w14:textId="77777777">
              <w:trPr>
                <w:jc w:val="center"/>
              </w:trPr>
              <w:tc>
                <w:tcPr>
                  <w:tcW w:w="2830" w:type="dxa"/>
                  <w:vAlign w:val="bottom"/>
                </w:tcPr>
                <w:p w14:paraId="0000032B" w14:textId="77777777" w:rsidR="00557457" w:rsidRPr="00811BD8" w:rsidRDefault="00000000">
                  <w:pPr>
                    <w:rPr>
                      <w:color w:val="BFBFBF"/>
                      <w:lang w:val="en-US"/>
                    </w:rPr>
                  </w:pPr>
                  <w:r w:rsidRPr="00811BD8">
                    <w:rPr>
                      <w:color w:val="BFBFBF"/>
                      <w:lang w:val="en-US"/>
                    </w:rPr>
                    <w:t>NI9264_AO14_V</w:t>
                  </w:r>
                </w:p>
              </w:tc>
              <w:tc>
                <w:tcPr>
                  <w:tcW w:w="2977" w:type="dxa"/>
                </w:tcPr>
                <w:p w14:paraId="0000032C" w14:textId="77777777" w:rsidR="00557457" w:rsidRPr="00811BD8" w:rsidRDefault="00557457">
                  <w:pPr>
                    <w:rPr>
                      <w:color w:val="FF0000"/>
                      <w:sz w:val="18"/>
                      <w:szCs w:val="18"/>
                      <w:lang w:val="en-US"/>
                    </w:rPr>
                  </w:pPr>
                </w:p>
              </w:tc>
              <w:tc>
                <w:tcPr>
                  <w:tcW w:w="2693" w:type="dxa"/>
                  <w:vAlign w:val="bottom"/>
                </w:tcPr>
                <w:p w14:paraId="0000032D" w14:textId="77777777" w:rsidR="00557457" w:rsidRPr="00811BD8" w:rsidRDefault="00000000">
                  <w:pPr>
                    <w:rPr>
                      <w:color w:val="FF0000"/>
                      <w:sz w:val="18"/>
                      <w:szCs w:val="18"/>
                      <w:lang w:val="en-US"/>
                    </w:rPr>
                  </w:pPr>
                  <w:r w:rsidRPr="00811BD8">
                    <w:rPr>
                      <w:color w:val="000000"/>
                      <w:lang w:val="en-US"/>
                    </w:rPr>
                    <w:t>CA90_3_CADATDC</w:t>
                  </w:r>
                </w:p>
              </w:tc>
            </w:tr>
            <w:tr w:rsidR="00557457" w:rsidRPr="00811BD8" w14:paraId="4CA4BA96" w14:textId="77777777">
              <w:trPr>
                <w:jc w:val="center"/>
              </w:trPr>
              <w:tc>
                <w:tcPr>
                  <w:tcW w:w="2830" w:type="dxa"/>
                  <w:vAlign w:val="bottom"/>
                </w:tcPr>
                <w:p w14:paraId="0000032E" w14:textId="77777777" w:rsidR="00557457" w:rsidRPr="00811BD8" w:rsidRDefault="00000000">
                  <w:pPr>
                    <w:rPr>
                      <w:color w:val="BFBFBF"/>
                      <w:lang w:val="en-US"/>
                    </w:rPr>
                  </w:pPr>
                  <w:r w:rsidRPr="00811BD8">
                    <w:rPr>
                      <w:color w:val="BFBFBF"/>
                      <w:lang w:val="en-US"/>
                    </w:rPr>
                    <w:t>NI9264_AO15_V</w:t>
                  </w:r>
                </w:p>
              </w:tc>
              <w:tc>
                <w:tcPr>
                  <w:tcW w:w="2977" w:type="dxa"/>
                </w:tcPr>
                <w:p w14:paraId="0000032F" w14:textId="77777777" w:rsidR="00557457" w:rsidRPr="00811BD8" w:rsidRDefault="00557457">
                  <w:pPr>
                    <w:rPr>
                      <w:color w:val="FF0000"/>
                      <w:sz w:val="18"/>
                      <w:szCs w:val="18"/>
                      <w:lang w:val="en-US"/>
                    </w:rPr>
                  </w:pPr>
                </w:p>
              </w:tc>
              <w:tc>
                <w:tcPr>
                  <w:tcW w:w="2693" w:type="dxa"/>
                  <w:vAlign w:val="bottom"/>
                </w:tcPr>
                <w:p w14:paraId="00000330" w14:textId="77777777" w:rsidR="00557457" w:rsidRPr="00811BD8" w:rsidRDefault="00000000">
                  <w:pPr>
                    <w:rPr>
                      <w:color w:val="FF0000"/>
                      <w:sz w:val="18"/>
                      <w:szCs w:val="18"/>
                      <w:lang w:val="en-US"/>
                    </w:rPr>
                  </w:pPr>
                  <w:r w:rsidRPr="00811BD8">
                    <w:rPr>
                      <w:color w:val="000000"/>
                      <w:lang w:val="en-US"/>
                    </w:rPr>
                    <w:t>CA90_4_CADATDC</w:t>
                  </w:r>
                </w:p>
              </w:tc>
            </w:tr>
            <w:tr w:rsidR="00557457" w:rsidRPr="00811BD8" w14:paraId="6696E6A1" w14:textId="77777777">
              <w:trPr>
                <w:jc w:val="center"/>
              </w:trPr>
              <w:tc>
                <w:tcPr>
                  <w:tcW w:w="2830" w:type="dxa"/>
                  <w:vAlign w:val="bottom"/>
                </w:tcPr>
                <w:p w14:paraId="00000331" w14:textId="77777777" w:rsidR="00557457" w:rsidRPr="00811BD8" w:rsidRDefault="00000000">
                  <w:pPr>
                    <w:rPr>
                      <w:color w:val="000000"/>
                      <w:lang w:val="en-US"/>
                    </w:rPr>
                  </w:pPr>
                  <w:r w:rsidRPr="00811BD8">
                    <w:rPr>
                      <w:color w:val="000000"/>
                      <w:lang w:val="en-US"/>
                    </w:rPr>
                    <w:t>O2_FC_001_REF_mA</w:t>
                  </w:r>
                </w:p>
              </w:tc>
              <w:tc>
                <w:tcPr>
                  <w:tcW w:w="2977" w:type="dxa"/>
                </w:tcPr>
                <w:p w14:paraId="00000332" w14:textId="77777777" w:rsidR="00557457" w:rsidRPr="00811BD8" w:rsidRDefault="00557457">
                  <w:pPr>
                    <w:rPr>
                      <w:color w:val="FF0000"/>
                      <w:sz w:val="18"/>
                      <w:szCs w:val="18"/>
                      <w:lang w:val="en-US"/>
                    </w:rPr>
                  </w:pPr>
                </w:p>
              </w:tc>
              <w:tc>
                <w:tcPr>
                  <w:tcW w:w="2693" w:type="dxa"/>
                  <w:vAlign w:val="bottom"/>
                </w:tcPr>
                <w:p w14:paraId="00000333" w14:textId="77777777" w:rsidR="00557457" w:rsidRPr="00811BD8" w:rsidRDefault="00000000">
                  <w:pPr>
                    <w:rPr>
                      <w:color w:val="FF0000"/>
                      <w:sz w:val="18"/>
                      <w:szCs w:val="18"/>
                      <w:lang w:val="en-US"/>
                    </w:rPr>
                  </w:pPr>
                  <w:r w:rsidRPr="00811BD8">
                    <w:rPr>
                      <w:color w:val="000000"/>
                      <w:lang w:val="en-US"/>
                    </w:rPr>
                    <w:t>CA90_5_CADATDC</w:t>
                  </w:r>
                </w:p>
              </w:tc>
            </w:tr>
            <w:tr w:rsidR="00557457" w:rsidRPr="00811BD8" w14:paraId="461A9C09" w14:textId="77777777">
              <w:trPr>
                <w:jc w:val="center"/>
              </w:trPr>
              <w:tc>
                <w:tcPr>
                  <w:tcW w:w="2830" w:type="dxa"/>
                  <w:vAlign w:val="bottom"/>
                </w:tcPr>
                <w:p w14:paraId="00000334" w14:textId="77777777" w:rsidR="00557457" w:rsidRPr="00811BD8" w:rsidRDefault="00000000">
                  <w:pPr>
                    <w:rPr>
                      <w:color w:val="000000"/>
                      <w:lang w:val="en-US"/>
                    </w:rPr>
                  </w:pPr>
                  <w:r w:rsidRPr="00811BD8">
                    <w:rPr>
                      <w:color w:val="000000"/>
                      <w:lang w:val="en-US"/>
                    </w:rPr>
                    <w:t>AR_PC_002_REF_mA</w:t>
                  </w:r>
                </w:p>
              </w:tc>
              <w:tc>
                <w:tcPr>
                  <w:tcW w:w="2977" w:type="dxa"/>
                </w:tcPr>
                <w:p w14:paraId="00000335" w14:textId="77777777" w:rsidR="00557457" w:rsidRPr="00811BD8" w:rsidRDefault="00557457">
                  <w:pPr>
                    <w:rPr>
                      <w:color w:val="FF0000"/>
                      <w:sz w:val="18"/>
                      <w:szCs w:val="18"/>
                      <w:lang w:val="en-US"/>
                    </w:rPr>
                  </w:pPr>
                </w:p>
              </w:tc>
              <w:tc>
                <w:tcPr>
                  <w:tcW w:w="2693" w:type="dxa"/>
                  <w:vAlign w:val="bottom"/>
                </w:tcPr>
                <w:p w14:paraId="00000336" w14:textId="77777777" w:rsidR="00557457" w:rsidRPr="00811BD8" w:rsidRDefault="00000000">
                  <w:pPr>
                    <w:rPr>
                      <w:color w:val="FF0000"/>
                      <w:sz w:val="18"/>
                      <w:szCs w:val="18"/>
                      <w:lang w:val="en-US"/>
                    </w:rPr>
                  </w:pPr>
                  <w:r w:rsidRPr="00811BD8">
                    <w:rPr>
                      <w:color w:val="000000"/>
                      <w:lang w:val="en-US"/>
                    </w:rPr>
                    <w:t>CA90_6_CADATDC</w:t>
                  </w:r>
                </w:p>
              </w:tc>
            </w:tr>
            <w:tr w:rsidR="00557457" w:rsidRPr="00811BD8" w14:paraId="05E0CE2E" w14:textId="77777777">
              <w:trPr>
                <w:jc w:val="center"/>
              </w:trPr>
              <w:tc>
                <w:tcPr>
                  <w:tcW w:w="2830" w:type="dxa"/>
                  <w:vAlign w:val="bottom"/>
                </w:tcPr>
                <w:p w14:paraId="00000337" w14:textId="77777777" w:rsidR="00557457" w:rsidRPr="00811BD8" w:rsidRDefault="00000000">
                  <w:pPr>
                    <w:rPr>
                      <w:color w:val="000000"/>
                      <w:lang w:val="en-US"/>
                    </w:rPr>
                  </w:pPr>
                  <w:r w:rsidRPr="00811BD8">
                    <w:rPr>
                      <w:color w:val="000000"/>
                      <w:lang w:val="en-US"/>
                    </w:rPr>
                    <w:t>NG_FC_001_REF_mA</w:t>
                  </w:r>
                </w:p>
              </w:tc>
              <w:tc>
                <w:tcPr>
                  <w:tcW w:w="2977" w:type="dxa"/>
                </w:tcPr>
                <w:p w14:paraId="00000338" w14:textId="77777777" w:rsidR="00557457" w:rsidRPr="00811BD8" w:rsidRDefault="00557457">
                  <w:pPr>
                    <w:rPr>
                      <w:color w:val="FF0000"/>
                      <w:sz w:val="18"/>
                      <w:szCs w:val="18"/>
                      <w:lang w:val="en-US"/>
                    </w:rPr>
                  </w:pPr>
                </w:p>
              </w:tc>
              <w:tc>
                <w:tcPr>
                  <w:tcW w:w="2693" w:type="dxa"/>
                  <w:vAlign w:val="bottom"/>
                </w:tcPr>
                <w:p w14:paraId="00000339" w14:textId="77777777" w:rsidR="00557457" w:rsidRPr="00811BD8" w:rsidRDefault="00000000">
                  <w:pPr>
                    <w:rPr>
                      <w:color w:val="FF0000"/>
                      <w:sz w:val="18"/>
                      <w:szCs w:val="18"/>
                      <w:lang w:val="en-US"/>
                    </w:rPr>
                  </w:pPr>
                  <w:r w:rsidRPr="00811BD8">
                    <w:rPr>
                      <w:color w:val="000000"/>
                      <w:lang w:val="en-US"/>
                    </w:rPr>
                    <w:t>CA97_1_CADATDC</w:t>
                  </w:r>
                </w:p>
              </w:tc>
            </w:tr>
            <w:tr w:rsidR="00557457" w:rsidRPr="00811BD8" w14:paraId="1C526413" w14:textId="77777777">
              <w:trPr>
                <w:jc w:val="center"/>
              </w:trPr>
              <w:tc>
                <w:tcPr>
                  <w:tcW w:w="2830" w:type="dxa"/>
                  <w:vAlign w:val="bottom"/>
                </w:tcPr>
                <w:p w14:paraId="0000033A" w14:textId="77777777" w:rsidR="00557457" w:rsidRPr="00811BD8" w:rsidRDefault="00000000">
                  <w:pPr>
                    <w:rPr>
                      <w:color w:val="000000"/>
                      <w:lang w:val="en-US"/>
                    </w:rPr>
                  </w:pPr>
                  <w:r w:rsidRPr="00811BD8">
                    <w:rPr>
                      <w:color w:val="000000"/>
                      <w:lang w:val="en-US"/>
                    </w:rPr>
                    <w:t>EC_FC_001_mA</w:t>
                  </w:r>
                </w:p>
              </w:tc>
              <w:tc>
                <w:tcPr>
                  <w:tcW w:w="2977" w:type="dxa"/>
                </w:tcPr>
                <w:p w14:paraId="0000033B" w14:textId="77777777" w:rsidR="00557457" w:rsidRPr="00811BD8" w:rsidRDefault="00557457">
                  <w:pPr>
                    <w:rPr>
                      <w:color w:val="FF0000"/>
                      <w:sz w:val="18"/>
                      <w:szCs w:val="18"/>
                      <w:lang w:val="en-US"/>
                    </w:rPr>
                  </w:pPr>
                </w:p>
              </w:tc>
              <w:tc>
                <w:tcPr>
                  <w:tcW w:w="2693" w:type="dxa"/>
                  <w:vAlign w:val="bottom"/>
                </w:tcPr>
                <w:p w14:paraId="0000033C" w14:textId="77777777" w:rsidR="00557457" w:rsidRPr="00811BD8" w:rsidRDefault="00000000">
                  <w:pPr>
                    <w:rPr>
                      <w:color w:val="FF0000"/>
                      <w:sz w:val="18"/>
                      <w:szCs w:val="18"/>
                      <w:lang w:val="en-US"/>
                    </w:rPr>
                  </w:pPr>
                  <w:r w:rsidRPr="00811BD8">
                    <w:rPr>
                      <w:color w:val="000000"/>
                      <w:lang w:val="en-US"/>
                    </w:rPr>
                    <w:t>CA97_2_CADATDC</w:t>
                  </w:r>
                </w:p>
              </w:tc>
            </w:tr>
            <w:tr w:rsidR="00557457" w:rsidRPr="00811BD8" w14:paraId="1FD5EA92" w14:textId="77777777">
              <w:trPr>
                <w:jc w:val="center"/>
              </w:trPr>
              <w:tc>
                <w:tcPr>
                  <w:tcW w:w="2830" w:type="dxa"/>
                  <w:vAlign w:val="bottom"/>
                </w:tcPr>
                <w:p w14:paraId="0000033D" w14:textId="77777777" w:rsidR="00557457" w:rsidRPr="00811BD8" w:rsidRDefault="00000000">
                  <w:pPr>
                    <w:rPr>
                      <w:color w:val="000000"/>
                      <w:lang w:val="en-US"/>
                    </w:rPr>
                  </w:pPr>
                  <w:r w:rsidRPr="00811BD8">
                    <w:rPr>
                      <w:color w:val="000000"/>
                      <w:lang w:val="en-US"/>
                    </w:rPr>
                    <w:t>SW_FC_004_REF_mA</w:t>
                  </w:r>
                </w:p>
              </w:tc>
              <w:tc>
                <w:tcPr>
                  <w:tcW w:w="2977" w:type="dxa"/>
                </w:tcPr>
                <w:p w14:paraId="0000033E" w14:textId="77777777" w:rsidR="00557457" w:rsidRPr="00811BD8" w:rsidRDefault="00557457">
                  <w:pPr>
                    <w:rPr>
                      <w:color w:val="FF0000"/>
                      <w:sz w:val="18"/>
                      <w:szCs w:val="18"/>
                      <w:lang w:val="en-US"/>
                    </w:rPr>
                  </w:pPr>
                </w:p>
              </w:tc>
              <w:tc>
                <w:tcPr>
                  <w:tcW w:w="2693" w:type="dxa"/>
                  <w:vAlign w:val="bottom"/>
                </w:tcPr>
                <w:p w14:paraId="0000033F" w14:textId="77777777" w:rsidR="00557457" w:rsidRPr="00811BD8" w:rsidRDefault="00000000">
                  <w:pPr>
                    <w:rPr>
                      <w:color w:val="FF0000"/>
                      <w:sz w:val="18"/>
                      <w:szCs w:val="18"/>
                      <w:lang w:val="en-US"/>
                    </w:rPr>
                  </w:pPr>
                  <w:r w:rsidRPr="00811BD8">
                    <w:rPr>
                      <w:color w:val="000000"/>
                      <w:lang w:val="en-US"/>
                    </w:rPr>
                    <w:t>CA97_3_CADATDC</w:t>
                  </w:r>
                </w:p>
              </w:tc>
            </w:tr>
            <w:tr w:rsidR="00557457" w:rsidRPr="00811BD8" w14:paraId="6C94A952" w14:textId="77777777">
              <w:trPr>
                <w:jc w:val="center"/>
              </w:trPr>
              <w:tc>
                <w:tcPr>
                  <w:tcW w:w="2830" w:type="dxa"/>
                  <w:vAlign w:val="bottom"/>
                </w:tcPr>
                <w:p w14:paraId="00000340" w14:textId="77777777" w:rsidR="00557457" w:rsidRPr="00811BD8" w:rsidRDefault="00000000">
                  <w:pPr>
                    <w:rPr>
                      <w:color w:val="000000"/>
                      <w:lang w:val="en-US"/>
                    </w:rPr>
                  </w:pPr>
                  <w:r w:rsidRPr="00811BD8">
                    <w:rPr>
                      <w:color w:val="000000"/>
                      <w:lang w:val="en-US"/>
                    </w:rPr>
                    <w:t>SW_FC_009_mA</w:t>
                  </w:r>
                </w:p>
              </w:tc>
              <w:tc>
                <w:tcPr>
                  <w:tcW w:w="2977" w:type="dxa"/>
                </w:tcPr>
                <w:p w14:paraId="00000341" w14:textId="77777777" w:rsidR="00557457" w:rsidRPr="00811BD8" w:rsidRDefault="00557457">
                  <w:pPr>
                    <w:rPr>
                      <w:color w:val="FF0000"/>
                      <w:sz w:val="18"/>
                      <w:szCs w:val="18"/>
                      <w:lang w:val="en-US"/>
                    </w:rPr>
                  </w:pPr>
                </w:p>
              </w:tc>
              <w:tc>
                <w:tcPr>
                  <w:tcW w:w="2693" w:type="dxa"/>
                  <w:vAlign w:val="bottom"/>
                </w:tcPr>
                <w:p w14:paraId="00000342" w14:textId="77777777" w:rsidR="00557457" w:rsidRPr="00811BD8" w:rsidRDefault="00000000">
                  <w:pPr>
                    <w:rPr>
                      <w:color w:val="FF0000"/>
                      <w:sz w:val="18"/>
                      <w:szCs w:val="18"/>
                      <w:lang w:val="en-US"/>
                    </w:rPr>
                  </w:pPr>
                  <w:r w:rsidRPr="00811BD8">
                    <w:rPr>
                      <w:color w:val="000000"/>
                      <w:lang w:val="en-US"/>
                    </w:rPr>
                    <w:t>CA97_4_CADATDC</w:t>
                  </w:r>
                </w:p>
              </w:tc>
            </w:tr>
            <w:tr w:rsidR="00557457" w:rsidRPr="00811BD8" w14:paraId="1E30972B" w14:textId="77777777">
              <w:trPr>
                <w:jc w:val="center"/>
              </w:trPr>
              <w:tc>
                <w:tcPr>
                  <w:tcW w:w="2830" w:type="dxa"/>
                  <w:vAlign w:val="bottom"/>
                </w:tcPr>
                <w:p w14:paraId="00000343" w14:textId="77777777" w:rsidR="00557457" w:rsidRPr="00811BD8" w:rsidRDefault="00000000">
                  <w:pPr>
                    <w:rPr>
                      <w:color w:val="000000"/>
                      <w:lang w:val="en-US"/>
                    </w:rPr>
                  </w:pPr>
                  <w:r w:rsidRPr="00811BD8">
                    <w:rPr>
                      <w:color w:val="000000"/>
                      <w:lang w:val="en-US"/>
                    </w:rPr>
                    <w:t>DYNO_REF_mA</w:t>
                  </w:r>
                </w:p>
              </w:tc>
              <w:tc>
                <w:tcPr>
                  <w:tcW w:w="2977" w:type="dxa"/>
                </w:tcPr>
                <w:p w14:paraId="00000344" w14:textId="77777777" w:rsidR="00557457" w:rsidRPr="00811BD8" w:rsidRDefault="00557457">
                  <w:pPr>
                    <w:rPr>
                      <w:color w:val="FF0000"/>
                      <w:sz w:val="18"/>
                      <w:szCs w:val="18"/>
                      <w:lang w:val="en-US"/>
                    </w:rPr>
                  </w:pPr>
                </w:p>
              </w:tc>
              <w:tc>
                <w:tcPr>
                  <w:tcW w:w="2693" w:type="dxa"/>
                  <w:vAlign w:val="bottom"/>
                </w:tcPr>
                <w:p w14:paraId="00000345" w14:textId="77777777" w:rsidR="00557457" w:rsidRPr="00811BD8" w:rsidRDefault="00000000">
                  <w:pPr>
                    <w:rPr>
                      <w:color w:val="FF0000"/>
                      <w:sz w:val="18"/>
                      <w:szCs w:val="18"/>
                      <w:lang w:val="en-US"/>
                    </w:rPr>
                  </w:pPr>
                  <w:r w:rsidRPr="00811BD8">
                    <w:rPr>
                      <w:color w:val="000000"/>
                      <w:lang w:val="en-US"/>
                    </w:rPr>
                    <w:t>CA97_5_CADATDC</w:t>
                  </w:r>
                </w:p>
              </w:tc>
            </w:tr>
            <w:tr w:rsidR="00557457" w:rsidRPr="00811BD8" w14:paraId="49240125" w14:textId="77777777">
              <w:trPr>
                <w:jc w:val="center"/>
              </w:trPr>
              <w:tc>
                <w:tcPr>
                  <w:tcW w:w="2830" w:type="dxa"/>
                  <w:vAlign w:val="bottom"/>
                </w:tcPr>
                <w:p w14:paraId="00000346" w14:textId="77777777" w:rsidR="00557457" w:rsidRPr="00811BD8" w:rsidRDefault="00000000">
                  <w:pPr>
                    <w:rPr>
                      <w:color w:val="000000"/>
                      <w:lang w:val="en-US"/>
                    </w:rPr>
                  </w:pPr>
                  <w:r w:rsidRPr="00811BD8">
                    <w:rPr>
                      <w:color w:val="000000"/>
                      <w:lang w:val="en-US"/>
                    </w:rPr>
                    <w:t>NI9266_AO7_mA</w:t>
                  </w:r>
                </w:p>
              </w:tc>
              <w:tc>
                <w:tcPr>
                  <w:tcW w:w="2977" w:type="dxa"/>
                </w:tcPr>
                <w:p w14:paraId="00000347" w14:textId="77777777" w:rsidR="00557457" w:rsidRPr="00811BD8" w:rsidRDefault="00557457">
                  <w:pPr>
                    <w:rPr>
                      <w:color w:val="FF0000"/>
                      <w:sz w:val="18"/>
                      <w:szCs w:val="18"/>
                      <w:lang w:val="en-US"/>
                    </w:rPr>
                  </w:pPr>
                </w:p>
              </w:tc>
              <w:tc>
                <w:tcPr>
                  <w:tcW w:w="2693" w:type="dxa"/>
                  <w:vAlign w:val="bottom"/>
                </w:tcPr>
                <w:p w14:paraId="00000348" w14:textId="77777777" w:rsidR="00557457" w:rsidRPr="00811BD8" w:rsidRDefault="00000000">
                  <w:pPr>
                    <w:rPr>
                      <w:color w:val="FF0000"/>
                      <w:sz w:val="18"/>
                      <w:szCs w:val="18"/>
                      <w:lang w:val="en-US"/>
                    </w:rPr>
                  </w:pPr>
                  <w:r w:rsidRPr="00811BD8">
                    <w:rPr>
                      <w:color w:val="000000"/>
                      <w:lang w:val="en-US"/>
                    </w:rPr>
                    <w:t>CA97_6_CADATDC</w:t>
                  </w:r>
                </w:p>
              </w:tc>
            </w:tr>
            <w:tr w:rsidR="00557457" w:rsidRPr="00811BD8" w14:paraId="054CCEF2" w14:textId="77777777">
              <w:trPr>
                <w:jc w:val="center"/>
              </w:trPr>
              <w:tc>
                <w:tcPr>
                  <w:tcW w:w="2830" w:type="dxa"/>
                  <w:vAlign w:val="bottom"/>
                </w:tcPr>
                <w:p w14:paraId="00000349" w14:textId="77777777" w:rsidR="00557457" w:rsidRPr="00811BD8" w:rsidRDefault="00000000">
                  <w:pPr>
                    <w:rPr>
                      <w:color w:val="000000"/>
                      <w:lang w:val="en-US"/>
                    </w:rPr>
                  </w:pPr>
                  <w:r w:rsidRPr="00811BD8">
                    <w:rPr>
                      <w:color w:val="000000"/>
                      <w:lang w:val="en-US"/>
                    </w:rPr>
                    <w:t>NG_FV_001_b</w:t>
                  </w:r>
                </w:p>
              </w:tc>
              <w:tc>
                <w:tcPr>
                  <w:tcW w:w="2977" w:type="dxa"/>
                </w:tcPr>
                <w:p w14:paraId="0000034A" w14:textId="77777777" w:rsidR="00557457" w:rsidRPr="00811BD8" w:rsidRDefault="00557457">
                  <w:pPr>
                    <w:rPr>
                      <w:color w:val="FF0000"/>
                      <w:sz w:val="18"/>
                      <w:szCs w:val="18"/>
                      <w:lang w:val="en-US"/>
                    </w:rPr>
                  </w:pPr>
                </w:p>
              </w:tc>
              <w:tc>
                <w:tcPr>
                  <w:tcW w:w="2693" w:type="dxa"/>
                  <w:vAlign w:val="bottom"/>
                </w:tcPr>
                <w:p w14:paraId="0000034B" w14:textId="77777777" w:rsidR="00557457" w:rsidRPr="00811BD8" w:rsidRDefault="00000000">
                  <w:pPr>
                    <w:rPr>
                      <w:color w:val="FF0000"/>
                      <w:sz w:val="18"/>
                      <w:szCs w:val="18"/>
                      <w:lang w:val="en-US"/>
                    </w:rPr>
                  </w:pPr>
                  <w:r w:rsidRPr="00811BD8">
                    <w:rPr>
                      <w:color w:val="000000"/>
                      <w:lang w:val="en-US"/>
                    </w:rPr>
                    <w:t>CA10CA90_1_CAD</w:t>
                  </w:r>
                </w:p>
              </w:tc>
            </w:tr>
            <w:tr w:rsidR="00557457" w:rsidRPr="00811BD8" w14:paraId="6EABDFF8" w14:textId="77777777">
              <w:trPr>
                <w:jc w:val="center"/>
              </w:trPr>
              <w:tc>
                <w:tcPr>
                  <w:tcW w:w="2830" w:type="dxa"/>
                  <w:vAlign w:val="bottom"/>
                </w:tcPr>
                <w:p w14:paraId="0000034C" w14:textId="77777777" w:rsidR="00557457" w:rsidRPr="00811BD8" w:rsidRDefault="00000000">
                  <w:pPr>
                    <w:rPr>
                      <w:color w:val="000000"/>
                      <w:lang w:val="en-US"/>
                    </w:rPr>
                  </w:pPr>
                  <w:r w:rsidRPr="00811BD8">
                    <w:rPr>
                      <w:color w:val="000000"/>
                      <w:lang w:val="en-US"/>
                    </w:rPr>
                    <w:t>O2_PV_004_b</w:t>
                  </w:r>
                </w:p>
              </w:tc>
              <w:tc>
                <w:tcPr>
                  <w:tcW w:w="2977" w:type="dxa"/>
                </w:tcPr>
                <w:p w14:paraId="0000034D" w14:textId="77777777" w:rsidR="00557457" w:rsidRPr="00811BD8" w:rsidRDefault="00557457">
                  <w:pPr>
                    <w:rPr>
                      <w:color w:val="FF0000"/>
                      <w:sz w:val="18"/>
                      <w:szCs w:val="18"/>
                      <w:lang w:val="en-US"/>
                    </w:rPr>
                  </w:pPr>
                </w:p>
              </w:tc>
              <w:tc>
                <w:tcPr>
                  <w:tcW w:w="2693" w:type="dxa"/>
                  <w:vAlign w:val="bottom"/>
                </w:tcPr>
                <w:p w14:paraId="0000034E" w14:textId="77777777" w:rsidR="00557457" w:rsidRPr="00811BD8" w:rsidRDefault="00000000">
                  <w:pPr>
                    <w:rPr>
                      <w:color w:val="FF0000"/>
                      <w:sz w:val="18"/>
                      <w:szCs w:val="18"/>
                      <w:lang w:val="en-US"/>
                    </w:rPr>
                  </w:pPr>
                  <w:r w:rsidRPr="00811BD8">
                    <w:rPr>
                      <w:color w:val="000000"/>
                      <w:lang w:val="en-US"/>
                    </w:rPr>
                    <w:t>CA10CA90_2_CAD</w:t>
                  </w:r>
                </w:p>
              </w:tc>
            </w:tr>
            <w:tr w:rsidR="00557457" w:rsidRPr="00811BD8" w14:paraId="52BC26ED" w14:textId="77777777">
              <w:trPr>
                <w:jc w:val="center"/>
              </w:trPr>
              <w:tc>
                <w:tcPr>
                  <w:tcW w:w="2830" w:type="dxa"/>
                  <w:vAlign w:val="bottom"/>
                </w:tcPr>
                <w:p w14:paraId="0000034F" w14:textId="77777777" w:rsidR="00557457" w:rsidRPr="00811BD8" w:rsidRDefault="00000000">
                  <w:pPr>
                    <w:rPr>
                      <w:color w:val="000000"/>
                      <w:lang w:val="en-US"/>
                    </w:rPr>
                  </w:pPr>
                  <w:r w:rsidRPr="00811BD8">
                    <w:rPr>
                      <w:color w:val="000000"/>
                      <w:lang w:val="en-US"/>
                    </w:rPr>
                    <w:t>AR_PV_004_b</w:t>
                  </w:r>
                </w:p>
              </w:tc>
              <w:tc>
                <w:tcPr>
                  <w:tcW w:w="2977" w:type="dxa"/>
                </w:tcPr>
                <w:p w14:paraId="00000350" w14:textId="77777777" w:rsidR="00557457" w:rsidRPr="00811BD8" w:rsidRDefault="00557457">
                  <w:pPr>
                    <w:rPr>
                      <w:color w:val="FF0000"/>
                      <w:sz w:val="18"/>
                      <w:szCs w:val="18"/>
                      <w:lang w:val="en-US"/>
                    </w:rPr>
                  </w:pPr>
                </w:p>
              </w:tc>
              <w:tc>
                <w:tcPr>
                  <w:tcW w:w="2693" w:type="dxa"/>
                  <w:vAlign w:val="bottom"/>
                </w:tcPr>
                <w:p w14:paraId="00000351" w14:textId="77777777" w:rsidR="00557457" w:rsidRPr="00811BD8" w:rsidRDefault="00000000">
                  <w:pPr>
                    <w:rPr>
                      <w:color w:val="FF0000"/>
                      <w:sz w:val="18"/>
                      <w:szCs w:val="18"/>
                      <w:lang w:val="en-US"/>
                    </w:rPr>
                  </w:pPr>
                  <w:r w:rsidRPr="00811BD8">
                    <w:rPr>
                      <w:color w:val="000000"/>
                      <w:lang w:val="en-US"/>
                    </w:rPr>
                    <w:t>CA10CA90_3_CAD</w:t>
                  </w:r>
                </w:p>
              </w:tc>
            </w:tr>
            <w:tr w:rsidR="00557457" w:rsidRPr="00811BD8" w14:paraId="172E396D" w14:textId="77777777">
              <w:trPr>
                <w:jc w:val="center"/>
              </w:trPr>
              <w:tc>
                <w:tcPr>
                  <w:tcW w:w="2830" w:type="dxa"/>
                  <w:vAlign w:val="bottom"/>
                </w:tcPr>
                <w:p w14:paraId="00000352" w14:textId="77777777" w:rsidR="00557457" w:rsidRPr="00811BD8" w:rsidRDefault="00000000">
                  <w:pPr>
                    <w:rPr>
                      <w:color w:val="000000"/>
                      <w:lang w:val="en-US"/>
                    </w:rPr>
                  </w:pPr>
                  <w:r w:rsidRPr="00811BD8">
                    <w:rPr>
                      <w:color w:val="000000"/>
                      <w:lang w:val="en-US"/>
                    </w:rPr>
                    <w:t>WF_FC_001_b</w:t>
                  </w:r>
                </w:p>
              </w:tc>
              <w:tc>
                <w:tcPr>
                  <w:tcW w:w="2977" w:type="dxa"/>
                </w:tcPr>
                <w:p w14:paraId="00000353" w14:textId="77777777" w:rsidR="00557457" w:rsidRPr="00811BD8" w:rsidRDefault="00557457">
                  <w:pPr>
                    <w:rPr>
                      <w:color w:val="FF0000"/>
                      <w:sz w:val="18"/>
                      <w:szCs w:val="18"/>
                      <w:lang w:val="en-US"/>
                    </w:rPr>
                  </w:pPr>
                </w:p>
              </w:tc>
              <w:tc>
                <w:tcPr>
                  <w:tcW w:w="2693" w:type="dxa"/>
                  <w:vAlign w:val="bottom"/>
                </w:tcPr>
                <w:p w14:paraId="00000354" w14:textId="77777777" w:rsidR="00557457" w:rsidRPr="00811BD8" w:rsidRDefault="00000000">
                  <w:pPr>
                    <w:rPr>
                      <w:color w:val="FF0000"/>
                      <w:sz w:val="18"/>
                      <w:szCs w:val="18"/>
                      <w:lang w:val="en-US"/>
                    </w:rPr>
                  </w:pPr>
                  <w:r w:rsidRPr="00811BD8">
                    <w:rPr>
                      <w:color w:val="000000"/>
                      <w:lang w:val="en-US"/>
                    </w:rPr>
                    <w:t>CA10CA90_4_CAD</w:t>
                  </w:r>
                </w:p>
              </w:tc>
            </w:tr>
            <w:tr w:rsidR="00557457" w:rsidRPr="00811BD8" w14:paraId="635DD094" w14:textId="77777777">
              <w:trPr>
                <w:jc w:val="center"/>
              </w:trPr>
              <w:tc>
                <w:tcPr>
                  <w:tcW w:w="2830" w:type="dxa"/>
                  <w:vAlign w:val="bottom"/>
                </w:tcPr>
                <w:p w14:paraId="00000355" w14:textId="77777777" w:rsidR="00557457" w:rsidRPr="00811BD8" w:rsidRDefault="00000000">
                  <w:pPr>
                    <w:rPr>
                      <w:color w:val="000000"/>
                      <w:lang w:val="en-US"/>
                    </w:rPr>
                  </w:pPr>
                  <w:r w:rsidRPr="00811BD8">
                    <w:rPr>
                      <w:color w:val="000000"/>
                      <w:lang w:val="en-US"/>
                    </w:rPr>
                    <w:t>WF_FC_002_b</w:t>
                  </w:r>
                </w:p>
              </w:tc>
              <w:tc>
                <w:tcPr>
                  <w:tcW w:w="2977" w:type="dxa"/>
                </w:tcPr>
                <w:p w14:paraId="00000356" w14:textId="77777777" w:rsidR="00557457" w:rsidRPr="00811BD8" w:rsidRDefault="00557457">
                  <w:pPr>
                    <w:rPr>
                      <w:color w:val="FF0000"/>
                      <w:sz w:val="18"/>
                      <w:szCs w:val="18"/>
                      <w:lang w:val="en-US"/>
                    </w:rPr>
                  </w:pPr>
                </w:p>
              </w:tc>
              <w:tc>
                <w:tcPr>
                  <w:tcW w:w="2693" w:type="dxa"/>
                  <w:vAlign w:val="bottom"/>
                </w:tcPr>
                <w:p w14:paraId="00000357" w14:textId="77777777" w:rsidR="00557457" w:rsidRPr="00811BD8" w:rsidRDefault="00000000">
                  <w:pPr>
                    <w:rPr>
                      <w:color w:val="FF0000"/>
                      <w:sz w:val="18"/>
                      <w:szCs w:val="18"/>
                      <w:lang w:val="en-US"/>
                    </w:rPr>
                  </w:pPr>
                  <w:r w:rsidRPr="00811BD8">
                    <w:rPr>
                      <w:color w:val="000000"/>
                      <w:lang w:val="en-US"/>
                    </w:rPr>
                    <w:t>CA10CA90_5_CAD</w:t>
                  </w:r>
                </w:p>
              </w:tc>
            </w:tr>
            <w:tr w:rsidR="00557457" w:rsidRPr="00811BD8" w14:paraId="2117B0A2" w14:textId="77777777">
              <w:trPr>
                <w:jc w:val="center"/>
              </w:trPr>
              <w:tc>
                <w:tcPr>
                  <w:tcW w:w="2830" w:type="dxa"/>
                  <w:vAlign w:val="bottom"/>
                </w:tcPr>
                <w:p w14:paraId="00000358" w14:textId="77777777" w:rsidR="00557457" w:rsidRPr="00811BD8" w:rsidRDefault="00000000">
                  <w:pPr>
                    <w:rPr>
                      <w:color w:val="000000"/>
                      <w:lang w:val="en-US"/>
                    </w:rPr>
                  </w:pPr>
                  <w:r w:rsidRPr="00811BD8">
                    <w:rPr>
                      <w:color w:val="000000"/>
                      <w:lang w:val="en-US"/>
                    </w:rPr>
                    <w:t>WF_FC_003_b</w:t>
                  </w:r>
                </w:p>
              </w:tc>
              <w:tc>
                <w:tcPr>
                  <w:tcW w:w="2977" w:type="dxa"/>
                </w:tcPr>
                <w:p w14:paraId="00000359" w14:textId="77777777" w:rsidR="00557457" w:rsidRPr="00811BD8" w:rsidRDefault="00557457">
                  <w:pPr>
                    <w:rPr>
                      <w:color w:val="FF0000"/>
                      <w:sz w:val="18"/>
                      <w:szCs w:val="18"/>
                      <w:lang w:val="en-US"/>
                    </w:rPr>
                  </w:pPr>
                </w:p>
              </w:tc>
              <w:tc>
                <w:tcPr>
                  <w:tcW w:w="2693" w:type="dxa"/>
                  <w:vAlign w:val="bottom"/>
                </w:tcPr>
                <w:p w14:paraId="0000035A" w14:textId="77777777" w:rsidR="00557457" w:rsidRPr="00811BD8" w:rsidRDefault="00000000">
                  <w:pPr>
                    <w:rPr>
                      <w:color w:val="FF0000"/>
                      <w:sz w:val="18"/>
                      <w:szCs w:val="18"/>
                      <w:lang w:val="en-US"/>
                    </w:rPr>
                  </w:pPr>
                  <w:r w:rsidRPr="00811BD8">
                    <w:rPr>
                      <w:color w:val="000000"/>
                      <w:lang w:val="en-US"/>
                    </w:rPr>
                    <w:t>CA10CA90_6_CAD</w:t>
                  </w:r>
                </w:p>
              </w:tc>
            </w:tr>
            <w:tr w:rsidR="00557457" w:rsidRPr="00811BD8" w14:paraId="24DFFBCA" w14:textId="77777777">
              <w:trPr>
                <w:jc w:val="center"/>
              </w:trPr>
              <w:tc>
                <w:tcPr>
                  <w:tcW w:w="2830" w:type="dxa"/>
                  <w:vAlign w:val="bottom"/>
                </w:tcPr>
                <w:p w14:paraId="0000035B" w14:textId="77777777" w:rsidR="00557457" w:rsidRPr="00811BD8" w:rsidRDefault="00000000">
                  <w:pPr>
                    <w:rPr>
                      <w:color w:val="BFBFBF"/>
                      <w:lang w:val="en-US"/>
                    </w:rPr>
                  </w:pPr>
                  <w:r w:rsidRPr="00811BD8">
                    <w:rPr>
                      <w:color w:val="BFBFBF"/>
                      <w:lang w:val="en-US"/>
                    </w:rPr>
                    <w:t>NI9375_AO6_b</w:t>
                  </w:r>
                </w:p>
              </w:tc>
              <w:tc>
                <w:tcPr>
                  <w:tcW w:w="2977" w:type="dxa"/>
                </w:tcPr>
                <w:p w14:paraId="0000035C" w14:textId="77777777" w:rsidR="00557457" w:rsidRPr="00811BD8" w:rsidRDefault="00557457">
                  <w:pPr>
                    <w:rPr>
                      <w:color w:val="FF0000"/>
                      <w:sz w:val="18"/>
                      <w:szCs w:val="18"/>
                      <w:lang w:val="en-US"/>
                    </w:rPr>
                  </w:pPr>
                </w:p>
              </w:tc>
              <w:tc>
                <w:tcPr>
                  <w:tcW w:w="2693" w:type="dxa"/>
                  <w:vAlign w:val="bottom"/>
                </w:tcPr>
                <w:p w14:paraId="0000035D" w14:textId="77777777" w:rsidR="00557457" w:rsidRPr="00811BD8" w:rsidRDefault="00000000">
                  <w:pPr>
                    <w:rPr>
                      <w:color w:val="FF0000"/>
                      <w:sz w:val="18"/>
                      <w:szCs w:val="18"/>
                      <w:lang w:val="en-US"/>
                    </w:rPr>
                  </w:pPr>
                  <w:r w:rsidRPr="00811BD8">
                    <w:rPr>
                      <w:color w:val="000000"/>
                      <w:lang w:val="en-US"/>
                    </w:rPr>
                    <w:t>maxdpdcad1_barCAD</w:t>
                  </w:r>
                </w:p>
              </w:tc>
            </w:tr>
            <w:tr w:rsidR="00557457" w:rsidRPr="00811BD8" w14:paraId="3FCB2C0E" w14:textId="77777777">
              <w:trPr>
                <w:jc w:val="center"/>
              </w:trPr>
              <w:tc>
                <w:tcPr>
                  <w:tcW w:w="2830" w:type="dxa"/>
                  <w:vAlign w:val="bottom"/>
                </w:tcPr>
                <w:p w14:paraId="0000035E" w14:textId="77777777" w:rsidR="00557457" w:rsidRPr="00811BD8" w:rsidRDefault="00000000">
                  <w:pPr>
                    <w:rPr>
                      <w:color w:val="BFBFBF"/>
                      <w:lang w:val="en-US"/>
                    </w:rPr>
                  </w:pPr>
                  <w:r w:rsidRPr="00811BD8">
                    <w:rPr>
                      <w:color w:val="BFBFBF"/>
                      <w:lang w:val="en-US"/>
                    </w:rPr>
                    <w:lastRenderedPageBreak/>
                    <w:t>NI9375_AO7_b</w:t>
                  </w:r>
                </w:p>
              </w:tc>
              <w:tc>
                <w:tcPr>
                  <w:tcW w:w="2977" w:type="dxa"/>
                </w:tcPr>
                <w:p w14:paraId="0000035F" w14:textId="77777777" w:rsidR="00557457" w:rsidRPr="00811BD8" w:rsidRDefault="00557457">
                  <w:pPr>
                    <w:rPr>
                      <w:color w:val="FF0000"/>
                      <w:sz w:val="18"/>
                      <w:szCs w:val="18"/>
                      <w:lang w:val="en-US"/>
                    </w:rPr>
                  </w:pPr>
                </w:p>
              </w:tc>
              <w:tc>
                <w:tcPr>
                  <w:tcW w:w="2693" w:type="dxa"/>
                  <w:vAlign w:val="bottom"/>
                </w:tcPr>
                <w:p w14:paraId="00000360" w14:textId="77777777" w:rsidR="00557457" w:rsidRPr="00811BD8" w:rsidRDefault="00000000">
                  <w:pPr>
                    <w:rPr>
                      <w:color w:val="FF0000"/>
                      <w:sz w:val="18"/>
                      <w:szCs w:val="18"/>
                      <w:lang w:val="en-US"/>
                    </w:rPr>
                  </w:pPr>
                  <w:r w:rsidRPr="00811BD8">
                    <w:rPr>
                      <w:color w:val="000000"/>
                      <w:lang w:val="en-US"/>
                    </w:rPr>
                    <w:t>maxdpdcad2_barCAD</w:t>
                  </w:r>
                </w:p>
              </w:tc>
            </w:tr>
            <w:tr w:rsidR="00557457" w:rsidRPr="00811BD8" w14:paraId="7065ED59" w14:textId="77777777">
              <w:trPr>
                <w:jc w:val="center"/>
              </w:trPr>
              <w:tc>
                <w:tcPr>
                  <w:tcW w:w="2830" w:type="dxa"/>
                  <w:vAlign w:val="bottom"/>
                </w:tcPr>
                <w:p w14:paraId="00000361" w14:textId="77777777" w:rsidR="00557457" w:rsidRPr="00811BD8" w:rsidRDefault="00000000">
                  <w:pPr>
                    <w:rPr>
                      <w:color w:val="BFBFBF"/>
                      <w:lang w:val="en-US"/>
                    </w:rPr>
                  </w:pPr>
                  <w:r w:rsidRPr="00811BD8">
                    <w:rPr>
                      <w:color w:val="BFBFBF"/>
                      <w:lang w:val="en-US"/>
                    </w:rPr>
                    <w:t>NI9375_AO8_b</w:t>
                  </w:r>
                </w:p>
              </w:tc>
              <w:tc>
                <w:tcPr>
                  <w:tcW w:w="2977" w:type="dxa"/>
                </w:tcPr>
                <w:p w14:paraId="00000362" w14:textId="77777777" w:rsidR="00557457" w:rsidRPr="00811BD8" w:rsidRDefault="00557457">
                  <w:pPr>
                    <w:rPr>
                      <w:color w:val="FF0000"/>
                      <w:sz w:val="18"/>
                      <w:szCs w:val="18"/>
                      <w:lang w:val="en-US"/>
                    </w:rPr>
                  </w:pPr>
                </w:p>
              </w:tc>
              <w:tc>
                <w:tcPr>
                  <w:tcW w:w="2693" w:type="dxa"/>
                  <w:vAlign w:val="bottom"/>
                </w:tcPr>
                <w:p w14:paraId="00000363" w14:textId="77777777" w:rsidR="00557457" w:rsidRPr="00811BD8" w:rsidRDefault="00000000">
                  <w:pPr>
                    <w:rPr>
                      <w:color w:val="FF0000"/>
                      <w:sz w:val="18"/>
                      <w:szCs w:val="18"/>
                      <w:lang w:val="en-US"/>
                    </w:rPr>
                  </w:pPr>
                  <w:r w:rsidRPr="00811BD8">
                    <w:rPr>
                      <w:color w:val="000000"/>
                      <w:lang w:val="en-US"/>
                    </w:rPr>
                    <w:t>maxdpdcad3_barCAD</w:t>
                  </w:r>
                </w:p>
              </w:tc>
            </w:tr>
            <w:tr w:rsidR="00557457" w:rsidRPr="00811BD8" w14:paraId="114F6E7D" w14:textId="77777777">
              <w:trPr>
                <w:jc w:val="center"/>
              </w:trPr>
              <w:tc>
                <w:tcPr>
                  <w:tcW w:w="2830" w:type="dxa"/>
                  <w:vAlign w:val="bottom"/>
                </w:tcPr>
                <w:p w14:paraId="00000364" w14:textId="77777777" w:rsidR="00557457" w:rsidRPr="00811BD8" w:rsidRDefault="00000000">
                  <w:pPr>
                    <w:rPr>
                      <w:color w:val="BFBFBF"/>
                      <w:lang w:val="en-US"/>
                    </w:rPr>
                  </w:pPr>
                  <w:r w:rsidRPr="00811BD8">
                    <w:rPr>
                      <w:color w:val="BFBFBF"/>
                      <w:lang w:val="en-US"/>
                    </w:rPr>
                    <w:t>NI9375_AO9_b</w:t>
                  </w:r>
                </w:p>
              </w:tc>
              <w:tc>
                <w:tcPr>
                  <w:tcW w:w="2977" w:type="dxa"/>
                </w:tcPr>
                <w:p w14:paraId="00000365" w14:textId="77777777" w:rsidR="00557457" w:rsidRPr="00811BD8" w:rsidRDefault="00557457">
                  <w:pPr>
                    <w:rPr>
                      <w:color w:val="FF0000"/>
                      <w:sz w:val="18"/>
                      <w:szCs w:val="18"/>
                      <w:lang w:val="en-US"/>
                    </w:rPr>
                  </w:pPr>
                </w:p>
              </w:tc>
              <w:tc>
                <w:tcPr>
                  <w:tcW w:w="2693" w:type="dxa"/>
                  <w:vAlign w:val="bottom"/>
                </w:tcPr>
                <w:p w14:paraId="00000366" w14:textId="77777777" w:rsidR="00557457" w:rsidRPr="00811BD8" w:rsidRDefault="00000000">
                  <w:pPr>
                    <w:rPr>
                      <w:color w:val="FF0000"/>
                      <w:sz w:val="18"/>
                      <w:szCs w:val="18"/>
                      <w:lang w:val="en-US"/>
                    </w:rPr>
                  </w:pPr>
                  <w:r w:rsidRPr="00811BD8">
                    <w:rPr>
                      <w:color w:val="000000"/>
                      <w:lang w:val="en-US"/>
                    </w:rPr>
                    <w:t>maxdpdcad4_barCAD</w:t>
                  </w:r>
                </w:p>
              </w:tc>
            </w:tr>
            <w:tr w:rsidR="00557457" w:rsidRPr="00811BD8" w14:paraId="2F4E6E54" w14:textId="77777777">
              <w:trPr>
                <w:jc w:val="center"/>
              </w:trPr>
              <w:tc>
                <w:tcPr>
                  <w:tcW w:w="2830" w:type="dxa"/>
                  <w:vAlign w:val="bottom"/>
                </w:tcPr>
                <w:p w14:paraId="00000367" w14:textId="77777777" w:rsidR="00557457" w:rsidRPr="00811BD8" w:rsidRDefault="00000000">
                  <w:pPr>
                    <w:rPr>
                      <w:color w:val="BFBFBF"/>
                      <w:lang w:val="en-US"/>
                    </w:rPr>
                  </w:pPr>
                  <w:r w:rsidRPr="00811BD8">
                    <w:rPr>
                      <w:color w:val="BFBFBF"/>
                      <w:lang w:val="en-US"/>
                    </w:rPr>
                    <w:t>NI9375_AO10_b</w:t>
                  </w:r>
                </w:p>
              </w:tc>
              <w:tc>
                <w:tcPr>
                  <w:tcW w:w="2977" w:type="dxa"/>
                </w:tcPr>
                <w:p w14:paraId="00000368" w14:textId="77777777" w:rsidR="00557457" w:rsidRPr="00811BD8" w:rsidRDefault="00557457">
                  <w:pPr>
                    <w:rPr>
                      <w:color w:val="FF0000"/>
                      <w:sz w:val="18"/>
                      <w:szCs w:val="18"/>
                      <w:lang w:val="en-US"/>
                    </w:rPr>
                  </w:pPr>
                </w:p>
              </w:tc>
              <w:tc>
                <w:tcPr>
                  <w:tcW w:w="2693" w:type="dxa"/>
                  <w:vAlign w:val="bottom"/>
                </w:tcPr>
                <w:p w14:paraId="00000369" w14:textId="77777777" w:rsidR="00557457" w:rsidRPr="00811BD8" w:rsidRDefault="00000000">
                  <w:pPr>
                    <w:rPr>
                      <w:color w:val="FF0000"/>
                      <w:sz w:val="18"/>
                      <w:szCs w:val="18"/>
                      <w:lang w:val="en-US"/>
                    </w:rPr>
                  </w:pPr>
                  <w:r w:rsidRPr="00811BD8">
                    <w:rPr>
                      <w:color w:val="000000"/>
                      <w:lang w:val="en-US"/>
                    </w:rPr>
                    <w:t>maxdpdcad5_barCAD</w:t>
                  </w:r>
                </w:p>
              </w:tc>
            </w:tr>
            <w:tr w:rsidR="00557457" w:rsidRPr="00811BD8" w14:paraId="6EEB59D7" w14:textId="77777777">
              <w:trPr>
                <w:jc w:val="center"/>
              </w:trPr>
              <w:tc>
                <w:tcPr>
                  <w:tcW w:w="2830" w:type="dxa"/>
                  <w:vAlign w:val="bottom"/>
                </w:tcPr>
                <w:p w14:paraId="0000036A" w14:textId="77777777" w:rsidR="00557457" w:rsidRPr="00811BD8" w:rsidRDefault="00000000">
                  <w:pPr>
                    <w:rPr>
                      <w:color w:val="BFBFBF"/>
                      <w:lang w:val="en-US"/>
                    </w:rPr>
                  </w:pPr>
                  <w:r w:rsidRPr="00811BD8">
                    <w:rPr>
                      <w:color w:val="BFBFBF"/>
                      <w:lang w:val="en-US"/>
                    </w:rPr>
                    <w:t>NI9375_AO11_b</w:t>
                  </w:r>
                </w:p>
              </w:tc>
              <w:tc>
                <w:tcPr>
                  <w:tcW w:w="2977" w:type="dxa"/>
                </w:tcPr>
                <w:p w14:paraId="0000036B" w14:textId="77777777" w:rsidR="00557457" w:rsidRPr="00811BD8" w:rsidRDefault="00557457">
                  <w:pPr>
                    <w:rPr>
                      <w:color w:val="FF0000"/>
                      <w:sz w:val="18"/>
                      <w:szCs w:val="18"/>
                      <w:lang w:val="en-US"/>
                    </w:rPr>
                  </w:pPr>
                </w:p>
              </w:tc>
              <w:tc>
                <w:tcPr>
                  <w:tcW w:w="2693" w:type="dxa"/>
                  <w:vAlign w:val="bottom"/>
                </w:tcPr>
                <w:p w14:paraId="0000036C" w14:textId="77777777" w:rsidR="00557457" w:rsidRPr="00811BD8" w:rsidRDefault="00000000">
                  <w:pPr>
                    <w:rPr>
                      <w:color w:val="FF0000"/>
                      <w:sz w:val="18"/>
                      <w:szCs w:val="18"/>
                      <w:lang w:val="en-US"/>
                    </w:rPr>
                  </w:pPr>
                  <w:r w:rsidRPr="00811BD8">
                    <w:rPr>
                      <w:color w:val="000000"/>
                      <w:lang w:val="en-US"/>
                    </w:rPr>
                    <w:t>maxdpdcad6_barCAD</w:t>
                  </w:r>
                </w:p>
              </w:tc>
            </w:tr>
            <w:tr w:rsidR="00557457" w:rsidRPr="00811BD8" w14:paraId="55E27854" w14:textId="77777777">
              <w:trPr>
                <w:jc w:val="center"/>
              </w:trPr>
              <w:tc>
                <w:tcPr>
                  <w:tcW w:w="2830" w:type="dxa"/>
                  <w:vAlign w:val="bottom"/>
                </w:tcPr>
                <w:p w14:paraId="0000036D" w14:textId="77777777" w:rsidR="00557457" w:rsidRPr="00811BD8" w:rsidRDefault="00000000">
                  <w:pPr>
                    <w:rPr>
                      <w:color w:val="BFBFBF"/>
                      <w:lang w:val="en-US"/>
                    </w:rPr>
                  </w:pPr>
                  <w:r w:rsidRPr="00811BD8">
                    <w:rPr>
                      <w:color w:val="BFBFBF"/>
                      <w:lang w:val="en-US"/>
                    </w:rPr>
                    <w:t>NI9375_AO12_b</w:t>
                  </w:r>
                </w:p>
              </w:tc>
              <w:tc>
                <w:tcPr>
                  <w:tcW w:w="2977" w:type="dxa"/>
                </w:tcPr>
                <w:p w14:paraId="0000036E" w14:textId="77777777" w:rsidR="00557457" w:rsidRPr="00811BD8" w:rsidRDefault="00557457">
                  <w:pPr>
                    <w:rPr>
                      <w:color w:val="FF0000"/>
                      <w:sz w:val="18"/>
                      <w:szCs w:val="18"/>
                      <w:lang w:val="en-US"/>
                    </w:rPr>
                  </w:pPr>
                </w:p>
              </w:tc>
              <w:tc>
                <w:tcPr>
                  <w:tcW w:w="2693" w:type="dxa"/>
                  <w:vAlign w:val="bottom"/>
                </w:tcPr>
                <w:p w14:paraId="0000036F" w14:textId="77777777" w:rsidR="00557457" w:rsidRPr="00811BD8" w:rsidRDefault="00000000">
                  <w:pPr>
                    <w:rPr>
                      <w:color w:val="FF0000"/>
                      <w:sz w:val="18"/>
                      <w:szCs w:val="18"/>
                      <w:lang w:val="en-US"/>
                    </w:rPr>
                  </w:pPr>
                  <w:r w:rsidRPr="00811BD8">
                    <w:rPr>
                      <w:color w:val="000000"/>
                      <w:lang w:val="en-US"/>
                    </w:rPr>
                    <w:t>kappa_comp1_r</w:t>
                  </w:r>
                </w:p>
              </w:tc>
            </w:tr>
            <w:tr w:rsidR="00557457" w:rsidRPr="00811BD8" w14:paraId="6C2F05A8" w14:textId="77777777">
              <w:trPr>
                <w:jc w:val="center"/>
              </w:trPr>
              <w:tc>
                <w:tcPr>
                  <w:tcW w:w="2830" w:type="dxa"/>
                  <w:vAlign w:val="bottom"/>
                </w:tcPr>
                <w:p w14:paraId="00000370" w14:textId="77777777" w:rsidR="00557457" w:rsidRPr="00811BD8" w:rsidRDefault="00000000">
                  <w:pPr>
                    <w:rPr>
                      <w:color w:val="BFBFBF"/>
                      <w:lang w:val="en-US"/>
                    </w:rPr>
                  </w:pPr>
                  <w:r w:rsidRPr="00811BD8">
                    <w:rPr>
                      <w:color w:val="BFBFBF"/>
                      <w:lang w:val="en-US"/>
                    </w:rPr>
                    <w:t>NI9375_AO13_b</w:t>
                  </w:r>
                </w:p>
              </w:tc>
              <w:tc>
                <w:tcPr>
                  <w:tcW w:w="2977" w:type="dxa"/>
                </w:tcPr>
                <w:p w14:paraId="00000371" w14:textId="77777777" w:rsidR="00557457" w:rsidRPr="00811BD8" w:rsidRDefault="00557457">
                  <w:pPr>
                    <w:rPr>
                      <w:color w:val="FF0000"/>
                      <w:sz w:val="18"/>
                      <w:szCs w:val="18"/>
                      <w:lang w:val="en-US"/>
                    </w:rPr>
                  </w:pPr>
                </w:p>
              </w:tc>
              <w:tc>
                <w:tcPr>
                  <w:tcW w:w="2693" w:type="dxa"/>
                  <w:vAlign w:val="bottom"/>
                </w:tcPr>
                <w:p w14:paraId="00000372" w14:textId="77777777" w:rsidR="00557457" w:rsidRPr="00811BD8" w:rsidRDefault="00000000">
                  <w:pPr>
                    <w:rPr>
                      <w:color w:val="FF0000"/>
                      <w:sz w:val="18"/>
                      <w:szCs w:val="18"/>
                      <w:lang w:val="en-US"/>
                    </w:rPr>
                  </w:pPr>
                  <w:r w:rsidRPr="00811BD8">
                    <w:rPr>
                      <w:color w:val="000000"/>
                      <w:lang w:val="en-US"/>
                    </w:rPr>
                    <w:t>kappa_comp2_r</w:t>
                  </w:r>
                </w:p>
              </w:tc>
            </w:tr>
            <w:tr w:rsidR="00557457" w:rsidRPr="00811BD8" w14:paraId="62F8E162" w14:textId="77777777">
              <w:trPr>
                <w:jc w:val="center"/>
              </w:trPr>
              <w:tc>
                <w:tcPr>
                  <w:tcW w:w="2830" w:type="dxa"/>
                  <w:vAlign w:val="bottom"/>
                </w:tcPr>
                <w:p w14:paraId="00000373" w14:textId="77777777" w:rsidR="00557457" w:rsidRPr="00811BD8" w:rsidRDefault="00000000">
                  <w:pPr>
                    <w:rPr>
                      <w:color w:val="BFBFBF"/>
                      <w:lang w:val="en-US"/>
                    </w:rPr>
                  </w:pPr>
                  <w:r w:rsidRPr="00811BD8">
                    <w:rPr>
                      <w:color w:val="BFBFBF"/>
                      <w:lang w:val="en-US"/>
                    </w:rPr>
                    <w:t>NI9375_AO14_b</w:t>
                  </w:r>
                </w:p>
              </w:tc>
              <w:tc>
                <w:tcPr>
                  <w:tcW w:w="2977" w:type="dxa"/>
                </w:tcPr>
                <w:p w14:paraId="00000374" w14:textId="77777777" w:rsidR="00557457" w:rsidRPr="00811BD8" w:rsidRDefault="00557457">
                  <w:pPr>
                    <w:rPr>
                      <w:color w:val="FF0000"/>
                      <w:sz w:val="18"/>
                      <w:szCs w:val="18"/>
                      <w:lang w:val="en-US"/>
                    </w:rPr>
                  </w:pPr>
                </w:p>
              </w:tc>
              <w:tc>
                <w:tcPr>
                  <w:tcW w:w="2693" w:type="dxa"/>
                  <w:vAlign w:val="bottom"/>
                </w:tcPr>
                <w:p w14:paraId="00000375" w14:textId="77777777" w:rsidR="00557457" w:rsidRPr="00811BD8" w:rsidRDefault="00000000">
                  <w:pPr>
                    <w:rPr>
                      <w:color w:val="FF0000"/>
                      <w:sz w:val="18"/>
                      <w:szCs w:val="18"/>
                      <w:lang w:val="en-US"/>
                    </w:rPr>
                  </w:pPr>
                  <w:r w:rsidRPr="00811BD8">
                    <w:rPr>
                      <w:color w:val="000000"/>
                      <w:lang w:val="en-US"/>
                    </w:rPr>
                    <w:t>kappa_comp3_r</w:t>
                  </w:r>
                </w:p>
              </w:tc>
            </w:tr>
            <w:tr w:rsidR="00557457" w:rsidRPr="00811BD8" w14:paraId="00EB676A" w14:textId="77777777">
              <w:trPr>
                <w:jc w:val="center"/>
              </w:trPr>
              <w:tc>
                <w:tcPr>
                  <w:tcW w:w="2830" w:type="dxa"/>
                  <w:vAlign w:val="bottom"/>
                </w:tcPr>
                <w:p w14:paraId="00000376" w14:textId="77777777" w:rsidR="00557457" w:rsidRPr="00811BD8" w:rsidRDefault="00000000">
                  <w:pPr>
                    <w:rPr>
                      <w:color w:val="BFBFBF"/>
                      <w:lang w:val="en-US"/>
                    </w:rPr>
                  </w:pPr>
                  <w:r w:rsidRPr="00811BD8">
                    <w:rPr>
                      <w:color w:val="BFBFBF"/>
                      <w:lang w:val="en-US"/>
                    </w:rPr>
                    <w:t>NI9375_AO15_b</w:t>
                  </w:r>
                </w:p>
              </w:tc>
              <w:tc>
                <w:tcPr>
                  <w:tcW w:w="2977" w:type="dxa"/>
                </w:tcPr>
                <w:p w14:paraId="00000377" w14:textId="77777777" w:rsidR="00557457" w:rsidRPr="00811BD8" w:rsidRDefault="00557457">
                  <w:pPr>
                    <w:rPr>
                      <w:color w:val="FF0000"/>
                      <w:sz w:val="18"/>
                      <w:szCs w:val="18"/>
                      <w:lang w:val="en-US"/>
                    </w:rPr>
                  </w:pPr>
                </w:p>
              </w:tc>
              <w:tc>
                <w:tcPr>
                  <w:tcW w:w="2693" w:type="dxa"/>
                  <w:vAlign w:val="bottom"/>
                </w:tcPr>
                <w:p w14:paraId="00000378" w14:textId="77777777" w:rsidR="00557457" w:rsidRPr="00811BD8" w:rsidRDefault="00000000">
                  <w:pPr>
                    <w:rPr>
                      <w:color w:val="FF0000"/>
                      <w:sz w:val="18"/>
                      <w:szCs w:val="18"/>
                      <w:lang w:val="en-US"/>
                    </w:rPr>
                  </w:pPr>
                  <w:r w:rsidRPr="00811BD8">
                    <w:rPr>
                      <w:color w:val="000000"/>
                      <w:lang w:val="en-US"/>
                    </w:rPr>
                    <w:t>kappa_comp4_r</w:t>
                  </w:r>
                </w:p>
              </w:tc>
            </w:tr>
            <w:tr w:rsidR="00557457" w:rsidRPr="00811BD8" w14:paraId="61EAF5D1" w14:textId="77777777">
              <w:trPr>
                <w:jc w:val="center"/>
              </w:trPr>
              <w:tc>
                <w:tcPr>
                  <w:tcW w:w="2830" w:type="dxa"/>
                  <w:vAlign w:val="bottom"/>
                </w:tcPr>
                <w:p w14:paraId="00000379" w14:textId="77777777" w:rsidR="00557457" w:rsidRPr="00811BD8" w:rsidRDefault="00000000">
                  <w:pPr>
                    <w:rPr>
                      <w:color w:val="BFBFBF"/>
                      <w:lang w:val="en-US"/>
                    </w:rPr>
                  </w:pPr>
                  <w:r w:rsidRPr="00811BD8">
                    <w:rPr>
                      <w:color w:val="BFBFBF"/>
                      <w:lang w:val="en-US"/>
                    </w:rPr>
                    <w:t>NI9375_AI0_b</w:t>
                  </w:r>
                </w:p>
              </w:tc>
              <w:tc>
                <w:tcPr>
                  <w:tcW w:w="2977" w:type="dxa"/>
                </w:tcPr>
                <w:p w14:paraId="0000037A" w14:textId="77777777" w:rsidR="00557457" w:rsidRPr="00811BD8" w:rsidRDefault="00557457">
                  <w:pPr>
                    <w:rPr>
                      <w:color w:val="FF0000"/>
                      <w:sz w:val="18"/>
                      <w:szCs w:val="18"/>
                      <w:lang w:val="en-US"/>
                    </w:rPr>
                  </w:pPr>
                </w:p>
              </w:tc>
              <w:tc>
                <w:tcPr>
                  <w:tcW w:w="2693" w:type="dxa"/>
                  <w:vAlign w:val="bottom"/>
                </w:tcPr>
                <w:p w14:paraId="0000037B" w14:textId="77777777" w:rsidR="00557457" w:rsidRPr="00811BD8" w:rsidRDefault="00000000">
                  <w:pPr>
                    <w:rPr>
                      <w:color w:val="FF0000"/>
                      <w:sz w:val="18"/>
                      <w:szCs w:val="18"/>
                      <w:lang w:val="en-US"/>
                    </w:rPr>
                  </w:pPr>
                  <w:r w:rsidRPr="00811BD8">
                    <w:rPr>
                      <w:color w:val="000000"/>
                      <w:lang w:val="en-US"/>
                    </w:rPr>
                    <w:t>kappa_comp5_r</w:t>
                  </w:r>
                </w:p>
              </w:tc>
            </w:tr>
            <w:tr w:rsidR="00557457" w:rsidRPr="00811BD8" w14:paraId="0DE5487E" w14:textId="77777777">
              <w:trPr>
                <w:jc w:val="center"/>
              </w:trPr>
              <w:tc>
                <w:tcPr>
                  <w:tcW w:w="2830" w:type="dxa"/>
                  <w:vAlign w:val="bottom"/>
                </w:tcPr>
                <w:p w14:paraId="0000037C" w14:textId="77777777" w:rsidR="00557457" w:rsidRPr="00811BD8" w:rsidRDefault="00000000">
                  <w:pPr>
                    <w:rPr>
                      <w:color w:val="BFBFBF"/>
                      <w:lang w:val="en-US"/>
                    </w:rPr>
                  </w:pPr>
                  <w:r w:rsidRPr="00811BD8">
                    <w:rPr>
                      <w:color w:val="BFBFBF"/>
                      <w:lang w:val="en-US"/>
                    </w:rPr>
                    <w:t>NI9375_AI1_b</w:t>
                  </w:r>
                </w:p>
              </w:tc>
              <w:tc>
                <w:tcPr>
                  <w:tcW w:w="2977" w:type="dxa"/>
                </w:tcPr>
                <w:p w14:paraId="0000037D" w14:textId="77777777" w:rsidR="00557457" w:rsidRPr="00811BD8" w:rsidRDefault="00557457">
                  <w:pPr>
                    <w:rPr>
                      <w:color w:val="FF0000"/>
                      <w:sz w:val="18"/>
                      <w:szCs w:val="18"/>
                      <w:lang w:val="en-US"/>
                    </w:rPr>
                  </w:pPr>
                </w:p>
              </w:tc>
              <w:tc>
                <w:tcPr>
                  <w:tcW w:w="2693" w:type="dxa"/>
                  <w:vAlign w:val="bottom"/>
                </w:tcPr>
                <w:p w14:paraId="0000037E" w14:textId="77777777" w:rsidR="00557457" w:rsidRPr="00811BD8" w:rsidRDefault="00000000">
                  <w:pPr>
                    <w:rPr>
                      <w:color w:val="FF0000"/>
                      <w:sz w:val="18"/>
                      <w:szCs w:val="18"/>
                      <w:lang w:val="en-US"/>
                    </w:rPr>
                  </w:pPr>
                  <w:r w:rsidRPr="00811BD8">
                    <w:rPr>
                      <w:color w:val="000000"/>
                      <w:lang w:val="en-US"/>
                    </w:rPr>
                    <w:t>kappa_comp6_r</w:t>
                  </w:r>
                </w:p>
              </w:tc>
            </w:tr>
            <w:tr w:rsidR="00557457" w:rsidRPr="00811BD8" w14:paraId="301AC87D" w14:textId="77777777">
              <w:trPr>
                <w:jc w:val="center"/>
              </w:trPr>
              <w:tc>
                <w:tcPr>
                  <w:tcW w:w="2830" w:type="dxa"/>
                  <w:vAlign w:val="bottom"/>
                </w:tcPr>
                <w:p w14:paraId="0000037F" w14:textId="77777777" w:rsidR="00557457" w:rsidRPr="00811BD8" w:rsidRDefault="00000000">
                  <w:pPr>
                    <w:rPr>
                      <w:color w:val="BFBFBF"/>
                      <w:lang w:val="en-US"/>
                    </w:rPr>
                  </w:pPr>
                  <w:r w:rsidRPr="00811BD8">
                    <w:rPr>
                      <w:color w:val="BFBFBF"/>
                      <w:lang w:val="en-US"/>
                    </w:rPr>
                    <w:t>NI9375_AI2_b</w:t>
                  </w:r>
                </w:p>
              </w:tc>
              <w:tc>
                <w:tcPr>
                  <w:tcW w:w="2977" w:type="dxa"/>
                </w:tcPr>
                <w:p w14:paraId="00000380" w14:textId="77777777" w:rsidR="00557457" w:rsidRPr="00811BD8" w:rsidRDefault="00557457">
                  <w:pPr>
                    <w:rPr>
                      <w:color w:val="FF0000"/>
                      <w:sz w:val="18"/>
                      <w:szCs w:val="18"/>
                      <w:lang w:val="en-US"/>
                    </w:rPr>
                  </w:pPr>
                </w:p>
              </w:tc>
              <w:tc>
                <w:tcPr>
                  <w:tcW w:w="2693" w:type="dxa"/>
                  <w:vAlign w:val="bottom"/>
                </w:tcPr>
                <w:p w14:paraId="00000381" w14:textId="77777777" w:rsidR="00557457" w:rsidRPr="00811BD8" w:rsidRDefault="00000000">
                  <w:pPr>
                    <w:rPr>
                      <w:color w:val="FF0000"/>
                      <w:sz w:val="18"/>
                      <w:szCs w:val="18"/>
                      <w:lang w:val="en-US"/>
                    </w:rPr>
                  </w:pPr>
                  <w:r w:rsidRPr="00811BD8">
                    <w:rPr>
                      <w:color w:val="000000"/>
                      <w:lang w:val="en-US"/>
                    </w:rPr>
                    <w:t>kappa_exp1_r</w:t>
                  </w:r>
                </w:p>
              </w:tc>
            </w:tr>
            <w:tr w:rsidR="00557457" w:rsidRPr="00811BD8" w14:paraId="0E8A3E87" w14:textId="77777777">
              <w:trPr>
                <w:jc w:val="center"/>
              </w:trPr>
              <w:tc>
                <w:tcPr>
                  <w:tcW w:w="2830" w:type="dxa"/>
                  <w:vAlign w:val="bottom"/>
                </w:tcPr>
                <w:p w14:paraId="00000382" w14:textId="77777777" w:rsidR="00557457" w:rsidRPr="00811BD8" w:rsidRDefault="00000000">
                  <w:pPr>
                    <w:rPr>
                      <w:color w:val="BFBFBF"/>
                      <w:lang w:val="en-US"/>
                    </w:rPr>
                  </w:pPr>
                  <w:r w:rsidRPr="00811BD8">
                    <w:rPr>
                      <w:color w:val="BFBFBF"/>
                      <w:lang w:val="en-US"/>
                    </w:rPr>
                    <w:t>NI9375_AI3_b</w:t>
                  </w:r>
                </w:p>
              </w:tc>
              <w:tc>
                <w:tcPr>
                  <w:tcW w:w="2977" w:type="dxa"/>
                </w:tcPr>
                <w:p w14:paraId="00000383" w14:textId="77777777" w:rsidR="00557457" w:rsidRPr="00811BD8" w:rsidRDefault="00557457">
                  <w:pPr>
                    <w:rPr>
                      <w:color w:val="FF0000"/>
                      <w:sz w:val="18"/>
                      <w:szCs w:val="18"/>
                      <w:lang w:val="en-US"/>
                    </w:rPr>
                  </w:pPr>
                </w:p>
              </w:tc>
              <w:tc>
                <w:tcPr>
                  <w:tcW w:w="2693" w:type="dxa"/>
                  <w:vAlign w:val="bottom"/>
                </w:tcPr>
                <w:p w14:paraId="00000384" w14:textId="77777777" w:rsidR="00557457" w:rsidRPr="00811BD8" w:rsidRDefault="00000000">
                  <w:pPr>
                    <w:rPr>
                      <w:color w:val="FF0000"/>
                      <w:sz w:val="18"/>
                      <w:szCs w:val="18"/>
                      <w:lang w:val="en-US"/>
                    </w:rPr>
                  </w:pPr>
                  <w:r w:rsidRPr="00811BD8">
                    <w:rPr>
                      <w:color w:val="000000"/>
                      <w:lang w:val="en-US"/>
                    </w:rPr>
                    <w:t>kappa_exp2_r</w:t>
                  </w:r>
                </w:p>
              </w:tc>
            </w:tr>
            <w:tr w:rsidR="00557457" w:rsidRPr="00811BD8" w14:paraId="688D6FB9" w14:textId="77777777">
              <w:trPr>
                <w:jc w:val="center"/>
              </w:trPr>
              <w:tc>
                <w:tcPr>
                  <w:tcW w:w="2830" w:type="dxa"/>
                  <w:vAlign w:val="bottom"/>
                </w:tcPr>
                <w:p w14:paraId="00000385" w14:textId="77777777" w:rsidR="00557457" w:rsidRPr="00811BD8" w:rsidRDefault="00000000">
                  <w:pPr>
                    <w:rPr>
                      <w:color w:val="BFBFBF"/>
                      <w:lang w:val="en-US"/>
                    </w:rPr>
                  </w:pPr>
                  <w:r w:rsidRPr="00811BD8">
                    <w:rPr>
                      <w:color w:val="BFBFBF"/>
                      <w:lang w:val="en-US"/>
                    </w:rPr>
                    <w:t>NI9375_AI4_b</w:t>
                  </w:r>
                </w:p>
              </w:tc>
              <w:tc>
                <w:tcPr>
                  <w:tcW w:w="2977" w:type="dxa"/>
                </w:tcPr>
                <w:p w14:paraId="00000386" w14:textId="77777777" w:rsidR="00557457" w:rsidRPr="00811BD8" w:rsidRDefault="00557457">
                  <w:pPr>
                    <w:rPr>
                      <w:color w:val="FF0000"/>
                      <w:sz w:val="18"/>
                      <w:szCs w:val="18"/>
                      <w:lang w:val="en-US"/>
                    </w:rPr>
                  </w:pPr>
                </w:p>
              </w:tc>
              <w:tc>
                <w:tcPr>
                  <w:tcW w:w="2693" w:type="dxa"/>
                  <w:vAlign w:val="bottom"/>
                </w:tcPr>
                <w:p w14:paraId="00000387" w14:textId="77777777" w:rsidR="00557457" w:rsidRPr="00811BD8" w:rsidRDefault="00000000">
                  <w:pPr>
                    <w:rPr>
                      <w:color w:val="FF0000"/>
                      <w:sz w:val="18"/>
                      <w:szCs w:val="18"/>
                      <w:lang w:val="en-US"/>
                    </w:rPr>
                  </w:pPr>
                  <w:r w:rsidRPr="00811BD8">
                    <w:rPr>
                      <w:color w:val="000000"/>
                      <w:lang w:val="en-US"/>
                    </w:rPr>
                    <w:t>kappa_exp3_r</w:t>
                  </w:r>
                </w:p>
              </w:tc>
            </w:tr>
            <w:tr w:rsidR="00557457" w:rsidRPr="00811BD8" w14:paraId="1503EC45" w14:textId="77777777">
              <w:trPr>
                <w:jc w:val="center"/>
              </w:trPr>
              <w:tc>
                <w:tcPr>
                  <w:tcW w:w="2830" w:type="dxa"/>
                  <w:vAlign w:val="bottom"/>
                </w:tcPr>
                <w:p w14:paraId="00000388" w14:textId="77777777" w:rsidR="00557457" w:rsidRPr="00811BD8" w:rsidRDefault="00000000">
                  <w:pPr>
                    <w:rPr>
                      <w:color w:val="BFBFBF"/>
                      <w:lang w:val="en-US"/>
                    </w:rPr>
                  </w:pPr>
                  <w:r w:rsidRPr="00811BD8">
                    <w:rPr>
                      <w:color w:val="BFBFBF"/>
                      <w:lang w:val="en-US"/>
                    </w:rPr>
                    <w:t>NI9375_AI5_b</w:t>
                  </w:r>
                </w:p>
              </w:tc>
              <w:tc>
                <w:tcPr>
                  <w:tcW w:w="2977" w:type="dxa"/>
                </w:tcPr>
                <w:p w14:paraId="00000389" w14:textId="77777777" w:rsidR="00557457" w:rsidRPr="00811BD8" w:rsidRDefault="00557457">
                  <w:pPr>
                    <w:rPr>
                      <w:color w:val="FF0000"/>
                      <w:sz w:val="18"/>
                      <w:szCs w:val="18"/>
                      <w:lang w:val="en-US"/>
                    </w:rPr>
                  </w:pPr>
                </w:p>
              </w:tc>
              <w:tc>
                <w:tcPr>
                  <w:tcW w:w="2693" w:type="dxa"/>
                  <w:vAlign w:val="bottom"/>
                </w:tcPr>
                <w:p w14:paraId="0000038A" w14:textId="77777777" w:rsidR="00557457" w:rsidRPr="00811BD8" w:rsidRDefault="00000000">
                  <w:pPr>
                    <w:rPr>
                      <w:color w:val="FF0000"/>
                      <w:sz w:val="18"/>
                      <w:szCs w:val="18"/>
                      <w:lang w:val="en-US"/>
                    </w:rPr>
                  </w:pPr>
                  <w:r w:rsidRPr="00811BD8">
                    <w:rPr>
                      <w:color w:val="000000"/>
                      <w:lang w:val="en-US"/>
                    </w:rPr>
                    <w:t>kappa_exp4_r</w:t>
                  </w:r>
                </w:p>
              </w:tc>
            </w:tr>
            <w:tr w:rsidR="00557457" w:rsidRPr="00811BD8" w14:paraId="528BC14C" w14:textId="77777777">
              <w:trPr>
                <w:jc w:val="center"/>
              </w:trPr>
              <w:tc>
                <w:tcPr>
                  <w:tcW w:w="2830" w:type="dxa"/>
                  <w:vAlign w:val="bottom"/>
                </w:tcPr>
                <w:p w14:paraId="0000038B" w14:textId="77777777" w:rsidR="00557457" w:rsidRPr="00811BD8" w:rsidRDefault="00000000">
                  <w:pPr>
                    <w:rPr>
                      <w:color w:val="BFBFBF"/>
                      <w:lang w:val="en-US"/>
                    </w:rPr>
                  </w:pPr>
                  <w:r w:rsidRPr="00811BD8">
                    <w:rPr>
                      <w:color w:val="BFBFBF"/>
                      <w:lang w:val="en-US"/>
                    </w:rPr>
                    <w:t>NI9375_AI6_b</w:t>
                  </w:r>
                </w:p>
              </w:tc>
              <w:tc>
                <w:tcPr>
                  <w:tcW w:w="2977" w:type="dxa"/>
                </w:tcPr>
                <w:p w14:paraId="0000038C" w14:textId="77777777" w:rsidR="00557457" w:rsidRPr="00811BD8" w:rsidRDefault="00557457">
                  <w:pPr>
                    <w:rPr>
                      <w:color w:val="FF0000"/>
                      <w:sz w:val="18"/>
                      <w:szCs w:val="18"/>
                      <w:lang w:val="en-US"/>
                    </w:rPr>
                  </w:pPr>
                </w:p>
              </w:tc>
              <w:tc>
                <w:tcPr>
                  <w:tcW w:w="2693" w:type="dxa"/>
                  <w:vAlign w:val="bottom"/>
                </w:tcPr>
                <w:p w14:paraId="0000038D" w14:textId="77777777" w:rsidR="00557457" w:rsidRPr="00811BD8" w:rsidRDefault="00000000">
                  <w:pPr>
                    <w:rPr>
                      <w:color w:val="FF0000"/>
                      <w:sz w:val="18"/>
                      <w:szCs w:val="18"/>
                      <w:lang w:val="en-US"/>
                    </w:rPr>
                  </w:pPr>
                  <w:r w:rsidRPr="00811BD8">
                    <w:rPr>
                      <w:color w:val="000000"/>
                      <w:lang w:val="en-US"/>
                    </w:rPr>
                    <w:t>kappa_exp5_r</w:t>
                  </w:r>
                </w:p>
              </w:tc>
            </w:tr>
            <w:tr w:rsidR="00557457" w:rsidRPr="00811BD8" w14:paraId="56835D38" w14:textId="77777777">
              <w:trPr>
                <w:jc w:val="center"/>
              </w:trPr>
              <w:tc>
                <w:tcPr>
                  <w:tcW w:w="2830" w:type="dxa"/>
                  <w:vAlign w:val="bottom"/>
                </w:tcPr>
                <w:p w14:paraId="0000038E" w14:textId="77777777" w:rsidR="00557457" w:rsidRPr="00811BD8" w:rsidRDefault="00000000">
                  <w:pPr>
                    <w:rPr>
                      <w:color w:val="BFBFBF"/>
                      <w:lang w:val="en-US"/>
                    </w:rPr>
                  </w:pPr>
                  <w:r w:rsidRPr="00811BD8">
                    <w:rPr>
                      <w:color w:val="BFBFBF"/>
                      <w:lang w:val="en-US"/>
                    </w:rPr>
                    <w:t>NI9375_AI7_b</w:t>
                  </w:r>
                </w:p>
              </w:tc>
              <w:tc>
                <w:tcPr>
                  <w:tcW w:w="2977" w:type="dxa"/>
                </w:tcPr>
                <w:p w14:paraId="0000038F" w14:textId="77777777" w:rsidR="00557457" w:rsidRPr="00811BD8" w:rsidRDefault="00557457">
                  <w:pPr>
                    <w:rPr>
                      <w:color w:val="FF0000"/>
                      <w:sz w:val="18"/>
                      <w:szCs w:val="18"/>
                      <w:lang w:val="en-US"/>
                    </w:rPr>
                  </w:pPr>
                </w:p>
              </w:tc>
              <w:tc>
                <w:tcPr>
                  <w:tcW w:w="2693" w:type="dxa"/>
                  <w:vAlign w:val="bottom"/>
                </w:tcPr>
                <w:p w14:paraId="00000390" w14:textId="77777777" w:rsidR="00557457" w:rsidRPr="00811BD8" w:rsidRDefault="00000000">
                  <w:pPr>
                    <w:rPr>
                      <w:color w:val="FF0000"/>
                      <w:sz w:val="18"/>
                      <w:szCs w:val="18"/>
                      <w:lang w:val="en-US"/>
                    </w:rPr>
                  </w:pPr>
                  <w:r w:rsidRPr="00811BD8">
                    <w:rPr>
                      <w:color w:val="000000"/>
                      <w:lang w:val="en-US"/>
                    </w:rPr>
                    <w:t>kappa_exp6_r</w:t>
                  </w:r>
                </w:p>
              </w:tc>
            </w:tr>
            <w:tr w:rsidR="00557457" w:rsidRPr="00811BD8" w14:paraId="089C1AAB" w14:textId="77777777">
              <w:trPr>
                <w:jc w:val="center"/>
              </w:trPr>
              <w:tc>
                <w:tcPr>
                  <w:tcW w:w="2830" w:type="dxa"/>
                  <w:vAlign w:val="bottom"/>
                </w:tcPr>
                <w:p w14:paraId="00000391" w14:textId="77777777" w:rsidR="00557457" w:rsidRPr="00811BD8" w:rsidRDefault="00000000">
                  <w:pPr>
                    <w:rPr>
                      <w:color w:val="BFBFBF"/>
                      <w:lang w:val="en-US"/>
                    </w:rPr>
                  </w:pPr>
                  <w:r w:rsidRPr="00811BD8">
                    <w:rPr>
                      <w:color w:val="BFBFBF"/>
                      <w:lang w:val="en-US"/>
                    </w:rPr>
                    <w:t>NI9375_AI8_b</w:t>
                  </w:r>
                </w:p>
              </w:tc>
              <w:tc>
                <w:tcPr>
                  <w:tcW w:w="2977" w:type="dxa"/>
                </w:tcPr>
                <w:p w14:paraId="00000392" w14:textId="77777777" w:rsidR="00557457" w:rsidRPr="00811BD8" w:rsidRDefault="00557457">
                  <w:pPr>
                    <w:rPr>
                      <w:color w:val="FF0000"/>
                      <w:sz w:val="18"/>
                      <w:szCs w:val="18"/>
                      <w:lang w:val="en-US"/>
                    </w:rPr>
                  </w:pPr>
                </w:p>
              </w:tc>
              <w:tc>
                <w:tcPr>
                  <w:tcW w:w="2693" w:type="dxa"/>
                  <w:vAlign w:val="bottom"/>
                </w:tcPr>
                <w:p w14:paraId="00000393" w14:textId="77777777" w:rsidR="00557457" w:rsidRPr="00811BD8" w:rsidRDefault="00000000">
                  <w:pPr>
                    <w:rPr>
                      <w:color w:val="FF0000"/>
                      <w:sz w:val="18"/>
                      <w:szCs w:val="18"/>
                      <w:lang w:val="en-US"/>
                    </w:rPr>
                  </w:pPr>
                  <w:r w:rsidRPr="00811BD8">
                    <w:rPr>
                      <w:color w:val="000000"/>
                      <w:lang w:val="en-US"/>
                    </w:rPr>
                    <w:t>CylPresWarnings_u64</w:t>
                  </w:r>
                </w:p>
              </w:tc>
            </w:tr>
            <w:tr w:rsidR="00557457" w:rsidRPr="00811BD8" w14:paraId="67B7C61F" w14:textId="77777777">
              <w:trPr>
                <w:jc w:val="center"/>
              </w:trPr>
              <w:tc>
                <w:tcPr>
                  <w:tcW w:w="2830" w:type="dxa"/>
                  <w:vAlign w:val="bottom"/>
                </w:tcPr>
                <w:p w14:paraId="00000394" w14:textId="77777777" w:rsidR="00557457" w:rsidRPr="00811BD8" w:rsidRDefault="00000000">
                  <w:pPr>
                    <w:rPr>
                      <w:color w:val="BFBFBF"/>
                      <w:lang w:val="en-US"/>
                    </w:rPr>
                  </w:pPr>
                  <w:r w:rsidRPr="00811BD8">
                    <w:rPr>
                      <w:color w:val="BFBFBF"/>
                      <w:lang w:val="en-US"/>
                    </w:rPr>
                    <w:t>NI9375_AI9_b</w:t>
                  </w:r>
                </w:p>
              </w:tc>
              <w:tc>
                <w:tcPr>
                  <w:tcW w:w="2977" w:type="dxa"/>
                </w:tcPr>
                <w:p w14:paraId="00000395" w14:textId="77777777" w:rsidR="00557457" w:rsidRPr="00811BD8" w:rsidRDefault="00557457">
                  <w:pPr>
                    <w:rPr>
                      <w:color w:val="FF0000"/>
                      <w:sz w:val="18"/>
                      <w:szCs w:val="18"/>
                      <w:lang w:val="en-US"/>
                    </w:rPr>
                  </w:pPr>
                </w:p>
              </w:tc>
              <w:tc>
                <w:tcPr>
                  <w:tcW w:w="2693" w:type="dxa"/>
                  <w:vAlign w:val="bottom"/>
                </w:tcPr>
                <w:p w14:paraId="00000396" w14:textId="77777777" w:rsidR="00557457" w:rsidRPr="00811BD8" w:rsidRDefault="00000000">
                  <w:pPr>
                    <w:rPr>
                      <w:color w:val="FF0000"/>
                      <w:sz w:val="18"/>
                      <w:szCs w:val="18"/>
                      <w:lang w:val="en-US"/>
                    </w:rPr>
                  </w:pPr>
                  <w:r w:rsidRPr="00811BD8">
                    <w:rPr>
                      <w:color w:val="000000"/>
                      <w:lang w:val="en-US"/>
                    </w:rPr>
                    <w:t>CylPresErrors_u64</w:t>
                  </w:r>
                </w:p>
              </w:tc>
            </w:tr>
            <w:tr w:rsidR="00557457" w:rsidRPr="00811BD8" w14:paraId="10386F5A" w14:textId="77777777">
              <w:trPr>
                <w:jc w:val="center"/>
              </w:trPr>
              <w:tc>
                <w:tcPr>
                  <w:tcW w:w="2830" w:type="dxa"/>
                  <w:vAlign w:val="bottom"/>
                </w:tcPr>
                <w:p w14:paraId="00000397" w14:textId="77777777" w:rsidR="00557457" w:rsidRPr="00811BD8" w:rsidRDefault="00000000">
                  <w:pPr>
                    <w:rPr>
                      <w:color w:val="BFBFBF"/>
                      <w:lang w:val="en-US"/>
                    </w:rPr>
                  </w:pPr>
                  <w:r w:rsidRPr="00811BD8">
                    <w:rPr>
                      <w:color w:val="BFBFBF"/>
                      <w:lang w:val="en-US"/>
                    </w:rPr>
                    <w:t>NI9375_AI10_b</w:t>
                  </w:r>
                </w:p>
              </w:tc>
              <w:tc>
                <w:tcPr>
                  <w:tcW w:w="2977" w:type="dxa"/>
                </w:tcPr>
                <w:p w14:paraId="00000398" w14:textId="77777777" w:rsidR="00557457" w:rsidRPr="00811BD8" w:rsidRDefault="00557457">
                  <w:pPr>
                    <w:rPr>
                      <w:color w:val="FF0000"/>
                      <w:sz w:val="18"/>
                      <w:szCs w:val="18"/>
                      <w:lang w:val="en-US"/>
                    </w:rPr>
                  </w:pPr>
                </w:p>
              </w:tc>
              <w:tc>
                <w:tcPr>
                  <w:tcW w:w="2693" w:type="dxa"/>
                </w:tcPr>
                <w:p w14:paraId="00000399" w14:textId="77777777" w:rsidR="00557457" w:rsidRPr="00811BD8" w:rsidRDefault="00557457">
                  <w:pPr>
                    <w:rPr>
                      <w:color w:val="FF0000"/>
                      <w:sz w:val="18"/>
                      <w:szCs w:val="18"/>
                      <w:lang w:val="en-US"/>
                    </w:rPr>
                  </w:pPr>
                </w:p>
              </w:tc>
            </w:tr>
            <w:tr w:rsidR="00557457" w:rsidRPr="00811BD8" w14:paraId="60148C3C" w14:textId="77777777">
              <w:trPr>
                <w:jc w:val="center"/>
              </w:trPr>
              <w:tc>
                <w:tcPr>
                  <w:tcW w:w="2830" w:type="dxa"/>
                  <w:vAlign w:val="bottom"/>
                </w:tcPr>
                <w:p w14:paraId="0000039A" w14:textId="77777777" w:rsidR="00557457" w:rsidRPr="00811BD8" w:rsidRDefault="00000000">
                  <w:pPr>
                    <w:rPr>
                      <w:color w:val="BFBFBF"/>
                      <w:lang w:val="en-US"/>
                    </w:rPr>
                  </w:pPr>
                  <w:r w:rsidRPr="00811BD8">
                    <w:rPr>
                      <w:color w:val="BFBFBF"/>
                      <w:lang w:val="en-US"/>
                    </w:rPr>
                    <w:t>NI9375_AI11_b</w:t>
                  </w:r>
                </w:p>
              </w:tc>
              <w:tc>
                <w:tcPr>
                  <w:tcW w:w="2977" w:type="dxa"/>
                </w:tcPr>
                <w:p w14:paraId="0000039B" w14:textId="77777777" w:rsidR="00557457" w:rsidRPr="00811BD8" w:rsidRDefault="00557457">
                  <w:pPr>
                    <w:rPr>
                      <w:color w:val="FF0000"/>
                      <w:sz w:val="18"/>
                      <w:szCs w:val="18"/>
                      <w:lang w:val="en-US"/>
                    </w:rPr>
                  </w:pPr>
                </w:p>
              </w:tc>
              <w:tc>
                <w:tcPr>
                  <w:tcW w:w="2693" w:type="dxa"/>
                </w:tcPr>
                <w:p w14:paraId="0000039C" w14:textId="77777777" w:rsidR="00557457" w:rsidRPr="00811BD8" w:rsidRDefault="00557457">
                  <w:pPr>
                    <w:rPr>
                      <w:color w:val="FF0000"/>
                      <w:sz w:val="18"/>
                      <w:szCs w:val="18"/>
                      <w:lang w:val="en-US"/>
                    </w:rPr>
                  </w:pPr>
                </w:p>
              </w:tc>
            </w:tr>
            <w:tr w:rsidR="00557457" w:rsidRPr="00811BD8" w14:paraId="0F54D103" w14:textId="77777777">
              <w:trPr>
                <w:jc w:val="center"/>
              </w:trPr>
              <w:tc>
                <w:tcPr>
                  <w:tcW w:w="2830" w:type="dxa"/>
                  <w:vAlign w:val="bottom"/>
                </w:tcPr>
                <w:p w14:paraId="0000039D" w14:textId="77777777" w:rsidR="00557457" w:rsidRPr="00811BD8" w:rsidRDefault="00000000">
                  <w:pPr>
                    <w:rPr>
                      <w:color w:val="BFBFBF"/>
                      <w:lang w:val="en-US"/>
                    </w:rPr>
                  </w:pPr>
                  <w:r w:rsidRPr="00811BD8">
                    <w:rPr>
                      <w:color w:val="BFBFBF"/>
                      <w:lang w:val="en-US"/>
                    </w:rPr>
                    <w:t>NI9375_AI12_b</w:t>
                  </w:r>
                </w:p>
              </w:tc>
              <w:tc>
                <w:tcPr>
                  <w:tcW w:w="2977" w:type="dxa"/>
                </w:tcPr>
                <w:p w14:paraId="0000039E" w14:textId="77777777" w:rsidR="00557457" w:rsidRPr="00811BD8" w:rsidRDefault="00557457">
                  <w:pPr>
                    <w:rPr>
                      <w:color w:val="FF0000"/>
                      <w:sz w:val="18"/>
                      <w:szCs w:val="18"/>
                      <w:lang w:val="en-US"/>
                    </w:rPr>
                  </w:pPr>
                </w:p>
              </w:tc>
              <w:tc>
                <w:tcPr>
                  <w:tcW w:w="2693" w:type="dxa"/>
                </w:tcPr>
                <w:p w14:paraId="0000039F" w14:textId="77777777" w:rsidR="00557457" w:rsidRPr="00811BD8" w:rsidRDefault="00557457">
                  <w:pPr>
                    <w:rPr>
                      <w:color w:val="FF0000"/>
                      <w:sz w:val="18"/>
                      <w:szCs w:val="18"/>
                      <w:lang w:val="en-US"/>
                    </w:rPr>
                  </w:pPr>
                </w:p>
              </w:tc>
            </w:tr>
            <w:tr w:rsidR="00557457" w:rsidRPr="00811BD8" w14:paraId="43E31331" w14:textId="77777777">
              <w:trPr>
                <w:jc w:val="center"/>
              </w:trPr>
              <w:tc>
                <w:tcPr>
                  <w:tcW w:w="2830" w:type="dxa"/>
                  <w:vAlign w:val="bottom"/>
                </w:tcPr>
                <w:p w14:paraId="000003A0" w14:textId="77777777" w:rsidR="00557457" w:rsidRPr="00811BD8" w:rsidRDefault="00000000">
                  <w:pPr>
                    <w:rPr>
                      <w:color w:val="BFBFBF"/>
                      <w:lang w:val="en-US"/>
                    </w:rPr>
                  </w:pPr>
                  <w:r w:rsidRPr="00811BD8">
                    <w:rPr>
                      <w:color w:val="BFBFBF"/>
                      <w:lang w:val="en-US"/>
                    </w:rPr>
                    <w:t>NI9375_AI13_b</w:t>
                  </w:r>
                </w:p>
              </w:tc>
              <w:tc>
                <w:tcPr>
                  <w:tcW w:w="2977" w:type="dxa"/>
                </w:tcPr>
                <w:p w14:paraId="000003A1" w14:textId="77777777" w:rsidR="00557457" w:rsidRPr="00811BD8" w:rsidRDefault="00557457">
                  <w:pPr>
                    <w:rPr>
                      <w:color w:val="FF0000"/>
                      <w:sz w:val="18"/>
                      <w:szCs w:val="18"/>
                      <w:lang w:val="en-US"/>
                    </w:rPr>
                  </w:pPr>
                </w:p>
              </w:tc>
              <w:tc>
                <w:tcPr>
                  <w:tcW w:w="2693" w:type="dxa"/>
                </w:tcPr>
                <w:p w14:paraId="000003A2" w14:textId="77777777" w:rsidR="00557457" w:rsidRPr="00811BD8" w:rsidRDefault="00557457">
                  <w:pPr>
                    <w:rPr>
                      <w:color w:val="FF0000"/>
                      <w:sz w:val="18"/>
                      <w:szCs w:val="18"/>
                      <w:lang w:val="en-US"/>
                    </w:rPr>
                  </w:pPr>
                </w:p>
              </w:tc>
            </w:tr>
            <w:tr w:rsidR="00557457" w:rsidRPr="00811BD8" w14:paraId="796413FE" w14:textId="77777777">
              <w:trPr>
                <w:jc w:val="center"/>
              </w:trPr>
              <w:tc>
                <w:tcPr>
                  <w:tcW w:w="2830" w:type="dxa"/>
                  <w:vAlign w:val="bottom"/>
                </w:tcPr>
                <w:p w14:paraId="000003A3" w14:textId="77777777" w:rsidR="00557457" w:rsidRPr="00811BD8" w:rsidRDefault="00000000">
                  <w:pPr>
                    <w:rPr>
                      <w:color w:val="BFBFBF"/>
                      <w:lang w:val="en-US"/>
                    </w:rPr>
                  </w:pPr>
                  <w:r w:rsidRPr="00811BD8">
                    <w:rPr>
                      <w:color w:val="BFBFBF"/>
                      <w:lang w:val="en-US"/>
                    </w:rPr>
                    <w:t>NI9375_AI14_b</w:t>
                  </w:r>
                </w:p>
              </w:tc>
              <w:tc>
                <w:tcPr>
                  <w:tcW w:w="2977" w:type="dxa"/>
                </w:tcPr>
                <w:p w14:paraId="000003A4" w14:textId="77777777" w:rsidR="00557457" w:rsidRPr="00811BD8" w:rsidRDefault="00557457">
                  <w:pPr>
                    <w:rPr>
                      <w:color w:val="FF0000"/>
                      <w:sz w:val="18"/>
                      <w:szCs w:val="18"/>
                      <w:lang w:val="en-US"/>
                    </w:rPr>
                  </w:pPr>
                </w:p>
              </w:tc>
              <w:tc>
                <w:tcPr>
                  <w:tcW w:w="2693" w:type="dxa"/>
                </w:tcPr>
                <w:p w14:paraId="000003A5" w14:textId="77777777" w:rsidR="00557457" w:rsidRPr="00811BD8" w:rsidRDefault="00557457">
                  <w:pPr>
                    <w:rPr>
                      <w:color w:val="FF0000"/>
                      <w:sz w:val="18"/>
                      <w:szCs w:val="18"/>
                      <w:lang w:val="en-US"/>
                    </w:rPr>
                  </w:pPr>
                </w:p>
              </w:tc>
            </w:tr>
            <w:tr w:rsidR="00557457" w:rsidRPr="00811BD8" w14:paraId="0F5FE545" w14:textId="77777777">
              <w:trPr>
                <w:jc w:val="center"/>
              </w:trPr>
              <w:tc>
                <w:tcPr>
                  <w:tcW w:w="2830" w:type="dxa"/>
                  <w:vAlign w:val="bottom"/>
                </w:tcPr>
                <w:p w14:paraId="000003A6" w14:textId="77777777" w:rsidR="00557457" w:rsidRPr="00811BD8" w:rsidRDefault="00000000">
                  <w:pPr>
                    <w:rPr>
                      <w:color w:val="BFBFBF"/>
                      <w:lang w:val="en-US"/>
                    </w:rPr>
                  </w:pPr>
                  <w:r w:rsidRPr="00811BD8">
                    <w:rPr>
                      <w:color w:val="BFBFBF"/>
                      <w:lang w:val="en-US"/>
                    </w:rPr>
                    <w:t>NI9375_AI15_b</w:t>
                  </w:r>
                </w:p>
              </w:tc>
              <w:tc>
                <w:tcPr>
                  <w:tcW w:w="2977" w:type="dxa"/>
                </w:tcPr>
                <w:p w14:paraId="000003A7" w14:textId="77777777" w:rsidR="00557457" w:rsidRPr="00811BD8" w:rsidRDefault="00557457">
                  <w:pPr>
                    <w:rPr>
                      <w:color w:val="FF0000"/>
                      <w:sz w:val="18"/>
                      <w:szCs w:val="18"/>
                      <w:lang w:val="en-US"/>
                    </w:rPr>
                  </w:pPr>
                </w:p>
              </w:tc>
              <w:tc>
                <w:tcPr>
                  <w:tcW w:w="2693" w:type="dxa"/>
                </w:tcPr>
                <w:p w14:paraId="000003A8" w14:textId="77777777" w:rsidR="00557457" w:rsidRPr="00811BD8" w:rsidRDefault="00557457">
                  <w:pPr>
                    <w:rPr>
                      <w:color w:val="FF0000"/>
                      <w:sz w:val="18"/>
                      <w:szCs w:val="18"/>
                      <w:lang w:val="en-US"/>
                    </w:rPr>
                  </w:pPr>
                </w:p>
              </w:tc>
            </w:tr>
          </w:tbl>
          <w:p w14:paraId="000003A9" w14:textId="77777777" w:rsidR="00557457" w:rsidRPr="00811BD8" w:rsidRDefault="00557457">
            <w:pPr>
              <w:rPr>
                <w:b/>
                <w:lang w:val="en-US"/>
              </w:rPr>
            </w:pPr>
          </w:p>
        </w:tc>
      </w:tr>
      <w:tr w:rsidR="00557457" w:rsidRPr="00811BD8" w14:paraId="1B126A3C" w14:textId="77777777">
        <w:trPr>
          <w:trHeight w:val="983"/>
        </w:trPr>
        <w:tc>
          <w:tcPr>
            <w:tcW w:w="8883" w:type="dxa"/>
            <w:gridSpan w:val="2"/>
            <w:tcBorders>
              <w:top w:val="single" w:sz="4" w:space="0" w:color="000000"/>
            </w:tcBorders>
            <w:vAlign w:val="center"/>
          </w:tcPr>
          <w:p w14:paraId="000003AB" w14:textId="77777777" w:rsidR="00557457" w:rsidRPr="00811BD8" w:rsidRDefault="00000000">
            <w:pPr>
              <w:rPr>
                <w:b/>
                <w:lang w:val="en-US"/>
              </w:rPr>
            </w:pPr>
            <w:r w:rsidRPr="00811BD8">
              <w:rPr>
                <w:b/>
                <w:lang w:val="en-US"/>
              </w:rPr>
              <w:lastRenderedPageBreak/>
              <w:t>ADDITIONAL NOTES:</w:t>
            </w:r>
          </w:p>
          <w:p w14:paraId="000003AC"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Variable names are stored in files unique for the project, so that the variable name is automatically propagated to the different chassis.</w:t>
            </w:r>
          </w:p>
          <w:p w14:paraId="000003AD"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 xml:space="preserve">Names automatically replace ‘-‘ by ‘_’, in order to make the use robust for </w:t>
            </w:r>
            <w:proofErr w:type="spellStart"/>
            <w:r w:rsidRPr="00811BD8">
              <w:rPr>
                <w:color w:val="000000"/>
                <w:lang w:val="en-US"/>
              </w:rPr>
              <w:t>Matlab</w:t>
            </w:r>
            <w:proofErr w:type="spellEnd"/>
          </w:p>
          <w:p w14:paraId="000003AE" w14:textId="77777777" w:rsidR="00557457" w:rsidRPr="00811BD8" w:rsidRDefault="00000000">
            <w:pPr>
              <w:numPr>
                <w:ilvl w:val="0"/>
                <w:numId w:val="1"/>
              </w:numPr>
              <w:pBdr>
                <w:top w:val="nil"/>
                <w:left w:val="nil"/>
                <w:bottom w:val="nil"/>
                <w:right w:val="nil"/>
                <w:between w:val="nil"/>
              </w:pBdr>
              <w:jc w:val="both"/>
              <w:rPr>
                <w:color w:val="000000"/>
                <w:lang w:val="en-US"/>
              </w:rPr>
            </w:pPr>
            <w:r w:rsidRPr="00811BD8">
              <w:rPr>
                <w:color w:val="000000"/>
                <w:lang w:val="en-US"/>
              </w:rPr>
              <w:t>Variables include unit at the end of the name. This is done automatically for the AI channels, and manually when declaring the variable name in the rest of cases. An exception to this naming are variables from MTR PLC.</w:t>
            </w:r>
          </w:p>
          <w:p w14:paraId="000003AF" w14:textId="77777777" w:rsidR="00557457" w:rsidRPr="00811BD8" w:rsidRDefault="00000000">
            <w:pPr>
              <w:spacing w:after="0"/>
              <w:ind w:left="709"/>
              <w:rPr>
                <w:lang w:val="en-US"/>
              </w:rPr>
            </w:pPr>
            <w:r w:rsidRPr="00811BD8">
              <w:rPr>
                <w:lang w:val="en-US"/>
              </w:rPr>
              <w:t>_bar</w:t>
            </w:r>
            <w:r w:rsidRPr="00811BD8">
              <w:rPr>
                <w:lang w:val="en-US"/>
              </w:rPr>
              <w:tab/>
            </w:r>
            <w:r w:rsidRPr="00811BD8">
              <w:rPr>
                <w:lang w:val="en-US"/>
              </w:rPr>
              <w:tab/>
              <w:t>pressure in bar</w:t>
            </w:r>
          </w:p>
          <w:p w14:paraId="000003B0" w14:textId="77777777" w:rsidR="00557457" w:rsidRPr="00811BD8" w:rsidRDefault="00000000">
            <w:pPr>
              <w:spacing w:after="0"/>
              <w:ind w:left="709"/>
              <w:rPr>
                <w:lang w:val="en-US"/>
              </w:rPr>
            </w:pPr>
            <w:r w:rsidRPr="00811BD8">
              <w:rPr>
                <w:lang w:val="en-US"/>
              </w:rPr>
              <w:t>_r</w:t>
            </w:r>
            <w:r w:rsidRPr="00811BD8">
              <w:rPr>
                <w:lang w:val="en-US"/>
              </w:rPr>
              <w:tab/>
            </w:r>
            <w:r w:rsidRPr="00811BD8">
              <w:rPr>
                <w:lang w:val="en-US"/>
              </w:rPr>
              <w:tab/>
              <w:t>ratio (-)</w:t>
            </w:r>
          </w:p>
          <w:p w14:paraId="000003B1" w14:textId="77777777" w:rsidR="00557457" w:rsidRPr="00811BD8" w:rsidRDefault="00000000">
            <w:pPr>
              <w:spacing w:after="0"/>
              <w:ind w:left="709"/>
              <w:rPr>
                <w:lang w:val="en-US"/>
              </w:rPr>
            </w:pPr>
            <w:r w:rsidRPr="00811BD8">
              <w:rPr>
                <w:lang w:val="en-US"/>
              </w:rPr>
              <w:t>_perc</w:t>
            </w:r>
            <w:r w:rsidRPr="00811BD8">
              <w:rPr>
                <w:lang w:val="en-US"/>
              </w:rPr>
              <w:tab/>
            </w:r>
            <w:r w:rsidRPr="00811BD8">
              <w:rPr>
                <w:lang w:val="en-US"/>
              </w:rPr>
              <w:tab/>
              <w:t>percentage (%)</w:t>
            </w:r>
          </w:p>
          <w:p w14:paraId="000003B2" w14:textId="77777777" w:rsidR="00557457" w:rsidRPr="00811BD8" w:rsidRDefault="00000000">
            <w:pPr>
              <w:spacing w:after="0"/>
              <w:ind w:left="709"/>
              <w:rPr>
                <w:lang w:val="en-US"/>
              </w:rPr>
            </w:pPr>
            <w:r w:rsidRPr="00811BD8">
              <w:rPr>
                <w:lang w:val="en-US"/>
              </w:rPr>
              <w:t>_kgs</w:t>
            </w:r>
            <w:r w:rsidRPr="00811BD8">
              <w:rPr>
                <w:lang w:val="en-US"/>
              </w:rPr>
              <w:tab/>
            </w:r>
            <w:r w:rsidRPr="00811BD8">
              <w:rPr>
                <w:lang w:val="en-US"/>
              </w:rPr>
              <w:tab/>
              <w:t>mass flow in kg/s</w:t>
            </w:r>
          </w:p>
          <w:p w14:paraId="000003B3" w14:textId="77777777" w:rsidR="00557457" w:rsidRPr="00811BD8" w:rsidRDefault="00000000">
            <w:pPr>
              <w:spacing w:after="0"/>
              <w:ind w:left="709"/>
              <w:rPr>
                <w:lang w:val="en-US"/>
              </w:rPr>
            </w:pPr>
            <w:r w:rsidRPr="00811BD8">
              <w:rPr>
                <w:lang w:val="en-US"/>
              </w:rPr>
              <w:t>_</w:t>
            </w:r>
            <w:proofErr w:type="spellStart"/>
            <w:r w:rsidRPr="00811BD8">
              <w:rPr>
                <w:lang w:val="en-US"/>
              </w:rPr>
              <w:t>degC</w:t>
            </w:r>
            <w:proofErr w:type="spellEnd"/>
            <w:r w:rsidRPr="00811BD8">
              <w:rPr>
                <w:lang w:val="en-US"/>
              </w:rPr>
              <w:tab/>
            </w:r>
            <w:r w:rsidRPr="00811BD8">
              <w:rPr>
                <w:lang w:val="en-US"/>
              </w:rPr>
              <w:tab/>
              <w:t>temperature in ºC</w:t>
            </w:r>
          </w:p>
          <w:p w14:paraId="000003B4" w14:textId="77777777" w:rsidR="00557457" w:rsidRPr="00811BD8" w:rsidRDefault="00000000">
            <w:pPr>
              <w:spacing w:after="0"/>
              <w:ind w:left="709"/>
              <w:rPr>
                <w:lang w:val="en-US"/>
              </w:rPr>
            </w:pPr>
            <w:r w:rsidRPr="00811BD8">
              <w:rPr>
                <w:lang w:val="en-US"/>
              </w:rPr>
              <w:t>_b</w:t>
            </w:r>
            <w:r w:rsidRPr="00811BD8">
              <w:rPr>
                <w:lang w:val="en-US"/>
              </w:rPr>
              <w:tab/>
            </w:r>
            <w:r w:rsidRPr="00811BD8">
              <w:rPr>
                <w:lang w:val="en-US"/>
              </w:rPr>
              <w:tab/>
            </w:r>
            <w:proofErr w:type="spellStart"/>
            <w:r w:rsidRPr="00811BD8">
              <w:rPr>
                <w:lang w:val="en-US"/>
              </w:rPr>
              <w:t>boolean</w:t>
            </w:r>
            <w:proofErr w:type="spellEnd"/>
          </w:p>
          <w:p w14:paraId="000003B5" w14:textId="77777777" w:rsidR="00557457" w:rsidRPr="00811BD8" w:rsidRDefault="00000000">
            <w:pPr>
              <w:spacing w:after="0"/>
              <w:ind w:left="709"/>
              <w:rPr>
                <w:lang w:val="en-US"/>
              </w:rPr>
            </w:pPr>
            <w:r w:rsidRPr="00811BD8">
              <w:rPr>
                <w:lang w:val="en-US"/>
              </w:rPr>
              <w:t>_J</w:t>
            </w:r>
            <w:r w:rsidRPr="00811BD8">
              <w:rPr>
                <w:lang w:val="en-US"/>
              </w:rPr>
              <w:tab/>
            </w:r>
            <w:r w:rsidRPr="00811BD8">
              <w:rPr>
                <w:lang w:val="en-US"/>
              </w:rPr>
              <w:tab/>
              <w:t>energy in Joule</w:t>
            </w:r>
          </w:p>
          <w:p w14:paraId="000003B6" w14:textId="77777777" w:rsidR="00557457" w:rsidRPr="00811BD8" w:rsidRDefault="00000000">
            <w:pPr>
              <w:spacing w:after="0"/>
              <w:ind w:left="709"/>
              <w:rPr>
                <w:lang w:val="en-US"/>
              </w:rPr>
            </w:pPr>
            <w:r w:rsidRPr="00811BD8">
              <w:rPr>
                <w:lang w:val="en-US"/>
              </w:rPr>
              <w:t xml:space="preserve">_CADATDC </w:t>
            </w:r>
            <w:r w:rsidRPr="00811BD8">
              <w:rPr>
                <w:lang w:val="en-US"/>
              </w:rPr>
              <w:tab/>
              <w:t>crank angle degrees before top dead center</w:t>
            </w:r>
          </w:p>
          <w:p w14:paraId="000003B7" w14:textId="77777777" w:rsidR="00557457" w:rsidRPr="00811BD8" w:rsidRDefault="00000000">
            <w:pPr>
              <w:spacing w:after="0"/>
              <w:ind w:left="709"/>
              <w:rPr>
                <w:lang w:val="en-US"/>
              </w:rPr>
            </w:pPr>
            <w:r w:rsidRPr="00811BD8">
              <w:rPr>
                <w:lang w:val="en-US"/>
              </w:rPr>
              <w:t xml:space="preserve">_CADBTDC </w:t>
            </w:r>
            <w:r w:rsidRPr="00811BD8">
              <w:rPr>
                <w:lang w:val="en-US"/>
              </w:rPr>
              <w:tab/>
              <w:t>crank angle degrees after top dead center</w:t>
            </w:r>
          </w:p>
          <w:p w14:paraId="000003B8" w14:textId="77777777" w:rsidR="00557457" w:rsidRPr="00811BD8" w:rsidRDefault="00000000">
            <w:pPr>
              <w:spacing w:after="0"/>
              <w:ind w:left="709"/>
              <w:rPr>
                <w:lang w:val="en-US"/>
              </w:rPr>
            </w:pPr>
            <w:r w:rsidRPr="00811BD8">
              <w:rPr>
                <w:lang w:val="en-US"/>
              </w:rPr>
              <w:t>_CAD</w:t>
            </w:r>
            <w:r w:rsidRPr="00811BD8">
              <w:rPr>
                <w:lang w:val="en-US"/>
              </w:rPr>
              <w:tab/>
            </w:r>
            <w:r w:rsidRPr="00811BD8">
              <w:rPr>
                <w:lang w:val="en-US"/>
              </w:rPr>
              <w:tab/>
              <w:t>crank angle degrees</w:t>
            </w:r>
            <w:r w:rsidRPr="00811BD8">
              <w:rPr>
                <w:lang w:val="en-US"/>
              </w:rPr>
              <w:tab/>
            </w:r>
          </w:p>
          <w:p w14:paraId="000003B9" w14:textId="77777777" w:rsidR="00557457" w:rsidRPr="00811BD8" w:rsidRDefault="00000000">
            <w:pPr>
              <w:spacing w:after="0"/>
              <w:ind w:left="709"/>
              <w:rPr>
                <w:lang w:val="en-US"/>
              </w:rPr>
            </w:pPr>
            <w:r w:rsidRPr="00811BD8">
              <w:rPr>
                <w:lang w:val="en-US"/>
              </w:rPr>
              <w:t>_</w:t>
            </w:r>
            <w:proofErr w:type="spellStart"/>
            <w:r w:rsidRPr="00811BD8">
              <w:rPr>
                <w:lang w:val="en-US"/>
              </w:rPr>
              <w:t>barCAD</w:t>
            </w:r>
            <w:proofErr w:type="spellEnd"/>
            <w:r w:rsidRPr="00811BD8">
              <w:rPr>
                <w:lang w:val="en-US"/>
              </w:rPr>
              <w:t xml:space="preserve"> </w:t>
            </w:r>
            <w:r w:rsidRPr="00811BD8">
              <w:rPr>
                <w:lang w:val="en-US"/>
              </w:rPr>
              <w:tab/>
              <w:t>pressure increase rate bar/</w:t>
            </w:r>
            <w:proofErr w:type="spellStart"/>
            <w:r w:rsidRPr="00811BD8">
              <w:rPr>
                <w:lang w:val="en-US"/>
              </w:rPr>
              <w:t>CAd</w:t>
            </w:r>
            <w:proofErr w:type="spellEnd"/>
          </w:p>
          <w:p w14:paraId="000003BA" w14:textId="77777777" w:rsidR="00557457" w:rsidRPr="00811BD8" w:rsidRDefault="00000000">
            <w:pPr>
              <w:spacing w:after="0"/>
              <w:ind w:left="709"/>
              <w:rPr>
                <w:lang w:val="en-US"/>
              </w:rPr>
            </w:pPr>
            <w:r w:rsidRPr="00811BD8">
              <w:rPr>
                <w:lang w:val="en-US"/>
              </w:rPr>
              <w:t>_</w:t>
            </w:r>
            <w:proofErr w:type="spellStart"/>
            <w:r w:rsidRPr="00811BD8">
              <w:rPr>
                <w:lang w:val="en-US"/>
              </w:rPr>
              <w:t>ms</w:t>
            </w:r>
            <w:proofErr w:type="spellEnd"/>
            <w:r w:rsidRPr="00811BD8">
              <w:rPr>
                <w:lang w:val="en-US"/>
              </w:rPr>
              <w:tab/>
            </w:r>
            <w:r w:rsidRPr="00811BD8">
              <w:rPr>
                <w:lang w:val="en-US"/>
              </w:rPr>
              <w:tab/>
              <w:t xml:space="preserve">time in </w:t>
            </w:r>
            <w:proofErr w:type="spellStart"/>
            <w:r w:rsidRPr="00811BD8">
              <w:rPr>
                <w:lang w:val="en-US"/>
              </w:rPr>
              <w:t>ms</w:t>
            </w:r>
            <w:proofErr w:type="spellEnd"/>
          </w:p>
          <w:p w14:paraId="000003BB" w14:textId="77777777" w:rsidR="00557457" w:rsidRPr="00811BD8" w:rsidRDefault="00000000">
            <w:pPr>
              <w:spacing w:after="0"/>
              <w:ind w:left="709"/>
              <w:rPr>
                <w:lang w:val="en-US"/>
              </w:rPr>
            </w:pPr>
            <w:r w:rsidRPr="00811BD8">
              <w:rPr>
                <w:lang w:val="en-US"/>
              </w:rPr>
              <w:t>_mA</w:t>
            </w:r>
            <w:r w:rsidRPr="00811BD8">
              <w:rPr>
                <w:lang w:val="en-US"/>
              </w:rPr>
              <w:tab/>
            </w:r>
            <w:r w:rsidRPr="00811BD8">
              <w:rPr>
                <w:lang w:val="en-US"/>
              </w:rPr>
              <w:tab/>
              <w:t>current in mA</w:t>
            </w:r>
          </w:p>
          <w:p w14:paraId="000003BC" w14:textId="77777777" w:rsidR="00557457" w:rsidRPr="00811BD8" w:rsidRDefault="00000000">
            <w:pPr>
              <w:spacing w:after="0"/>
              <w:ind w:left="709"/>
              <w:rPr>
                <w:lang w:val="en-US"/>
              </w:rPr>
            </w:pPr>
            <w:r w:rsidRPr="00811BD8">
              <w:rPr>
                <w:lang w:val="en-US"/>
              </w:rPr>
              <w:t>_V</w:t>
            </w:r>
            <w:r w:rsidRPr="00811BD8">
              <w:rPr>
                <w:lang w:val="en-US"/>
              </w:rPr>
              <w:tab/>
            </w:r>
            <w:r w:rsidRPr="00811BD8">
              <w:rPr>
                <w:lang w:val="en-US"/>
              </w:rPr>
              <w:tab/>
              <w:t>voltage in V</w:t>
            </w:r>
          </w:p>
          <w:p w14:paraId="000003BD" w14:textId="77777777" w:rsidR="00557457" w:rsidRPr="00811BD8" w:rsidRDefault="00557457">
            <w:pPr>
              <w:spacing w:after="0"/>
              <w:ind w:left="709"/>
              <w:rPr>
                <w:lang w:val="en-US"/>
              </w:rPr>
            </w:pPr>
          </w:p>
          <w:p w14:paraId="000003BE" w14:textId="77777777" w:rsidR="00557457" w:rsidRPr="00811BD8" w:rsidRDefault="00000000">
            <w:pPr>
              <w:numPr>
                <w:ilvl w:val="0"/>
                <w:numId w:val="1"/>
              </w:numPr>
              <w:pBdr>
                <w:top w:val="nil"/>
                <w:left w:val="nil"/>
                <w:bottom w:val="nil"/>
                <w:right w:val="nil"/>
                <w:between w:val="nil"/>
              </w:pBdr>
              <w:spacing w:after="0"/>
              <w:jc w:val="both"/>
              <w:rPr>
                <w:color w:val="000000"/>
                <w:lang w:val="en-US"/>
              </w:rPr>
            </w:pPr>
            <w:r w:rsidRPr="00811BD8">
              <w:rPr>
                <w:color w:val="000000"/>
                <w:lang w:val="en-US"/>
              </w:rPr>
              <w:t xml:space="preserve">Scripts and functions for loading TDMS in </w:t>
            </w:r>
            <w:proofErr w:type="spellStart"/>
            <w:r w:rsidRPr="00811BD8">
              <w:rPr>
                <w:color w:val="000000"/>
                <w:lang w:val="en-US"/>
              </w:rPr>
              <w:t>Matlab</w:t>
            </w:r>
            <w:proofErr w:type="spellEnd"/>
            <w:r w:rsidRPr="00811BD8">
              <w:rPr>
                <w:color w:val="000000"/>
                <w:lang w:val="en-US"/>
              </w:rPr>
              <w:t xml:space="preserve"> and Python are provided.</w:t>
            </w:r>
          </w:p>
          <w:p w14:paraId="000003BF" w14:textId="77777777" w:rsidR="00557457" w:rsidRPr="00811BD8" w:rsidRDefault="00000000">
            <w:pPr>
              <w:numPr>
                <w:ilvl w:val="0"/>
                <w:numId w:val="1"/>
              </w:numPr>
              <w:pBdr>
                <w:top w:val="nil"/>
                <w:left w:val="nil"/>
                <w:bottom w:val="nil"/>
                <w:right w:val="nil"/>
                <w:between w:val="nil"/>
              </w:pBdr>
              <w:jc w:val="both"/>
              <w:rPr>
                <w:color w:val="000000"/>
                <w:lang w:val="en-US"/>
              </w:rPr>
            </w:pPr>
            <w:r w:rsidRPr="00811BD8">
              <w:rPr>
                <w:color w:val="000000"/>
                <w:lang w:val="en-US"/>
              </w:rPr>
              <w:lastRenderedPageBreak/>
              <w:t>HMI allows to trigger the data logging, and to input test notes.</w:t>
            </w:r>
          </w:p>
          <w:p w14:paraId="000003C0" w14:textId="77777777" w:rsidR="00557457" w:rsidRPr="00811BD8" w:rsidRDefault="00000000">
            <w:pPr>
              <w:pBdr>
                <w:top w:val="nil"/>
                <w:left w:val="nil"/>
                <w:bottom w:val="nil"/>
                <w:right w:val="nil"/>
                <w:between w:val="nil"/>
              </w:pBdr>
              <w:spacing w:after="200" w:line="240" w:lineRule="auto"/>
              <w:jc w:val="center"/>
              <w:rPr>
                <w:i/>
                <w:color w:val="44546A"/>
                <w:sz w:val="18"/>
                <w:szCs w:val="18"/>
                <w:lang w:val="en-US"/>
              </w:rPr>
            </w:pPr>
            <w:r w:rsidRPr="00811BD8">
              <w:rPr>
                <w:i/>
                <w:noProof/>
                <w:color w:val="44546A"/>
                <w:sz w:val="18"/>
                <w:szCs w:val="18"/>
                <w:lang w:val="en-US"/>
              </w:rPr>
              <w:drawing>
                <wp:inline distT="0" distB="0" distL="0" distR="0" wp14:anchorId="6FDEB6D7" wp14:editId="4E19405A">
                  <wp:extent cx="4502245" cy="2275423"/>
                  <wp:effectExtent l="0" t="0" r="0" b="0"/>
                  <wp:docPr id="2429814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502245" cy="2275423"/>
                          </a:xfrm>
                          <a:prstGeom prst="rect">
                            <a:avLst/>
                          </a:prstGeom>
                          <a:ln/>
                        </pic:spPr>
                      </pic:pic>
                    </a:graphicData>
                  </a:graphic>
                </wp:inline>
              </w:drawing>
            </w:r>
          </w:p>
          <w:p w14:paraId="000003C1" w14:textId="77777777" w:rsidR="00557457" w:rsidRPr="00811BD8" w:rsidRDefault="00000000">
            <w:pPr>
              <w:pBdr>
                <w:top w:val="nil"/>
                <w:left w:val="nil"/>
                <w:bottom w:val="nil"/>
                <w:right w:val="nil"/>
                <w:between w:val="nil"/>
              </w:pBdr>
              <w:spacing w:after="200" w:line="240" w:lineRule="auto"/>
              <w:jc w:val="center"/>
              <w:rPr>
                <w:i/>
                <w:color w:val="44546A"/>
                <w:sz w:val="18"/>
                <w:szCs w:val="18"/>
                <w:lang w:val="en-US"/>
              </w:rPr>
            </w:pPr>
            <w:r w:rsidRPr="00811BD8">
              <w:rPr>
                <w:i/>
                <w:color w:val="44546A"/>
                <w:sz w:val="18"/>
                <w:szCs w:val="18"/>
                <w:lang w:val="en-US"/>
              </w:rPr>
              <w:t xml:space="preserve">Figure 2. View of the user interface for the file recording.  </w:t>
            </w:r>
          </w:p>
          <w:p w14:paraId="000003C2" w14:textId="77777777" w:rsidR="00557457" w:rsidRPr="00811BD8" w:rsidRDefault="00557457">
            <w:pPr>
              <w:rPr>
                <w:b/>
                <w:lang w:val="en-US"/>
              </w:rPr>
            </w:pPr>
          </w:p>
        </w:tc>
      </w:tr>
    </w:tbl>
    <w:p w14:paraId="000003C4" w14:textId="77777777" w:rsidR="00557457" w:rsidRPr="00811BD8" w:rsidRDefault="00000000">
      <w:pPr>
        <w:rPr>
          <w:lang w:val="en-US"/>
        </w:rPr>
      </w:pPr>
      <w:r w:rsidRPr="00811BD8">
        <w:rPr>
          <w:lang w:val="en-US"/>
        </w:rPr>
        <w:lastRenderedPageBreak/>
        <w:t xml:space="preserve"> </w:t>
      </w:r>
    </w:p>
    <w:sectPr w:rsidR="00557457" w:rsidRPr="00811BD8">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illaume Beardsell" w:date="2024-02-01T09:28:00Z" w:initials="">
    <w:p w14:paraId="000003C5" w14:textId="1328D9D9" w:rsidR="00557457"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How can the user select a lower cycle number? Can this be accomplished on the HMI?</w:t>
      </w:r>
    </w:p>
  </w:comment>
  <w:comment w:id="3" w:author="Guillaume Beardsell" w:date="2024-02-01T09:36:00Z" w:initials="">
    <w:p w14:paraId="000003C6" w14:textId="77777777" w:rsidR="00557457"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term "pre-trigger recording mode" requires  an explanation of its 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C5" w15:done="0"/>
  <w15:commentEx w15:paraId="000003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C5" w16cid:durableId="47769BED"/>
  <w16cid:commentId w16cid:paraId="000003C6" w16cid:durableId="522908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9BB"/>
    <w:multiLevelType w:val="multilevel"/>
    <w:tmpl w:val="E88E3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A52068"/>
    <w:multiLevelType w:val="multilevel"/>
    <w:tmpl w:val="BE7C4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3A63D67"/>
    <w:multiLevelType w:val="multilevel"/>
    <w:tmpl w:val="9E1401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4A054B"/>
    <w:multiLevelType w:val="multilevel"/>
    <w:tmpl w:val="7A4C1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21365874">
    <w:abstractNumId w:val="1"/>
  </w:num>
  <w:num w:numId="2" w16cid:durableId="1946762303">
    <w:abstractNumId w:val="2"/>
  </w:num>
  <w:num w:numId="3" w16cid:durableId="1729957596">
    <w:abstractNumId w:val="0"/>
  </w:num>
  <w:num w:numId="4" w16cid:durableId="7024855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llaume Beardsell">
    <w15:presenceInfo w15:providerId="AD" w15:userId="S::g.beardsell@noblethermo.com::0cf2d9f8-d64c-416b-89f6-4e384f450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457"/>
    <w:rsid w:val="00557457"/>
    <w:rsid w:val="007B1565"/>
    <w:rsid w:val="00811BD8"/>
    <w:rsid w:val="00AB6C0C"/>
    <w:rsid w:val="00BA54E9"/>
    <w:rsid w:val="00BE136F"/>
    <w:rsid w:val="00C55670"/>
    <w:rsid w:val="00ED753A"/>
    <w:rsid w:val="00F9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717F"/>
  <w15:docId w15:val="{9263FECA-4E59-4D00-A55B-9F794D83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6329B"/>
    <w:pPr>
      <w:ind w:left="720"/>
      <w:contextualSpacing/>
    </w:pPr>
  </w:style>
  <w:style w:type="paragraph" w:styleId="Caption">
    <w:name w:val="caption"/>
    <w:basedOn w:val="Normal"/>
    <w:next w:val="Normal"/>
    <w:uiPriority w:val="35"/>
    <w:unhideWhenUsed/>
    <w:qFormat/>
    <w:rsid w:val="00910536"/>
    <w:pPr>
      <w:spacing w:after="200" w:line="240" w:lineRule="auto"/>
    </w:pPr>
    <w:rPr>
      <w:i/>
      <w:iCs/>
      <w:color w:val="44546A" w:themeColor="text2"/>
      <w:sz w:val="18"/>
      <w:szCs w:val="18"/>
    </w:rPr>
  </w:style>
  <w:style w:type="table" w:styleId="TableGrid">
    <w:name w:val="Table Grid"/>
    <w:basedOn w:val="TableNormal"/>
    <w:uiPriority w:val="39"/>
    <w:rsid w:val="00872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45C5B"/>
    <w:pPr>
      <w:spacing w:after="0" w:line="240" w:lineRule="auto"/>
    </w:pPr>
  </w:style>
  <w:style w:type="character" w:styleId="CommentReference">
    <w:name w:val="annotation reference"/>
    <w:basedOn w:val="DefaultParagraphFont"/>
    <w:uiPriority w:val="99"/>
    <w:semiHidden/>
    <w:unhideWhenUsed/>
    <w:rsid w:val="00B46BEA"/>
    <w:rPr>
      <w:sz w:val="16"/>
      <w:szCs w:val="16"/>
    </w:rPr>
  </w:style>
  <w:style w:type="paragraph" w:styleId="CommentText">
    <w:name w:val="annotation text"/>
    <w:basedOn w:val="Normal"/>
    <w:link w:val="CommentTextChar"/>
    <w:uiPriority w:val="99"/>
    <w:unhideWhenUsed/>
    <w:rsid w:val="00B46BEA"/>
    <w:pPr>
      <w:spacing w:line="240" w:lineRule="auto"/>
    </w:pPr>
    <w:rPr>
      <w:sz w:val="20"/>
      <w:szCs w:val="20"/>
    </w:rPr>
  </w:style>
  <w:style w:type="character" w:customStyle="1" w:styleId="CommentTextChar">
    <w:name w:val="Comment Text Char"/>
    <w:basedOn w:val="DefaultParagraphFont"/>
    <w:link w:val="CommentText"/>
    <w:uiPriority w:val="99"/>
    <w:rsid w:val="00B46BEA"/>
    <w:rPr>
      <w:sz w:val="20"/>
      <w:szCs w:val="20"/>
    </w:rPr>
  </w:style>
  <w:style w:type="paragraph" w:styleId="CommentSubject">
    <w:name w:val="annotation subject"/>
    <w:basedOn w:val="CommentText"/>
    <w:next w:val="CommentText"/>
    <w:link w:val="CommentSubjectChar"/>
    <w:uiPriority w:val="99"/>
    <w:semiHidden/>
    <w:unhideWhenUsed/>
    <w:rsid w:val="00B46BEA"/>
    <w:rPr>
      <w:b/>
      <w:bCs/>
    </w:rPr>
  </w:style>
  <w:style w:type="character" w:customStyle="1" w:styleId="CommentSubjectChar">
    <w:name w:val="Comment Subject Char"/>
    <w:basedOn w:val="CommentTextChar"/>
    <w:link w:val="CommentSubject"/>
    <w:uiPriority w:val="99"/>
    <w:semiHidden/>
    <w:rsid w:val="00B46BEA"/>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ulE5EUYCBjYTGtZ9DLuL5N6YA==">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2115</Words>
  <Characters>12062</Characters>
  <Application>Microsoft Office Word</Application>
  <DocSecurity>0</DocSecurity>
  <Lines>100</Lines>
  <Paragraphs>28</Paragraphs>
  <ScaleCrop>false</ScaleCrop>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Guardiola Garcia</dc:creator>
  <cp:lastModifiedBy>Guillaume Beardsell</cp:lastModifiedBy>
  <cp:revision>8</cp:revision>
  <dcterms:created xsi:type="dcterms:W3CDTF">2024-01-11T21:24:00Z</dcterms:created>
  <dcterms:modified xsi:type="dcterms:W3CDTF">2025-07-07T16:36:00Z</dcterms:modified>
</cp:coreProperties>
</file>